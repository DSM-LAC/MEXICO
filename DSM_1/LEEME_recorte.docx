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3BE" w:rsidRPr="004A38FA" w:rsidRDefault="009023BE" w:rsidP="004A38FA">
      <w:pPr>
        <w:pStyle w:val="WW-Predeterminado"/>
        <w:spacing w:after="0" w:line="240" w:lineRule="auto"/>
        <w:rPr>
          <w:rFonts w:ascii="Times New Roman" w:hAnsi="Times New Roman" w:cs="Times New Roman"/>
          <w:b/>
          <w:sz w:val="28"/>
          <w:szCs w:val="24"/>
          <w:lang w:val="es-ES"/>
        </w:rPr>
      </w:pPr>
      <w:r w:rsidRPr="004A38FA">
        <w:rPr>
          <w:rFonts w:ascii="Times New Roman" w:hAnsi="Times New Roman" w:cs="Times New Roman"/>
          <w:b/>
          <w:sz w:val="28"/>
          <w:szCs w:val="24"/>
          <w:lang w:val="es-ES"/>
        </w:rPr>
        <w:t>Anexo</w:t>
      </w:r>
      <w:r w:rsidR="00A4215D" w:rsidRPr="004A38FA">
        <w:rPr>
          <w:rFonts w:ascii="Times New Roman" w:hAnsi="Times New Roman" w:cs="Times New Roman"/>
          <w:b/>
          <w:sz w:val="28"/>
          <w:szCs w:val="24"/>
          <w:lang w:val="es-ES"/>
        </w:rPr>
        <w:t xml:space="preserve"> 2</w:t>
      </w:r>
      <w:r w:rsidR="00B63339" w:rsidRPr="004A38FA">
        <w:rPr>
          <w:rFonts w:ascii="Times New Roman" w:hAnsi="Times New Roman" w:cs="Times New Roman"/>
          <w:b/>
          <w:sz w:val="28"/>
          <w:szCs w:val="24"/>
          <w:lang w:val="es-ES"/>
        </w:rPr>
        <w:t>:</w:t>
      </w:r>
    </w:p>
    <w:p w:rsidR="00A4215D" w:rsidRPr="004A38FA" w:rsidRDefault="005E6144" w:rsidP="004A38FA">
      <w:pPr>
        <w:pStyle w:val="WW-Predeterminado"/>
        <w:spacing w:after="0" w:line="240" w:lineRule="auto"/>
        <w:rPr>
          <w:rFonts w:ascii="Times New Roman" w:hAnsi="Times New Roman" w:cs="Times New Roman"/>
          <w:b/>
          <w:sz w:val="28"/>
          <w:szCs w:val="24"/>
          <w:lang w:val="es-ES"/>
        </w:rPr>
      </w:pPr>
      <w:r w:rsidRPr="004A38FA">
        <w:rPr>
          <w:rFonts w:ascii="Times New Roman" w:hAnsi="Times New Roman" w:cs="Times New Roman"/>
          <w:b/>
          <w:sz w:val="28"/>
          <w:szCs w:val="24"/>
          <w:lang w:val="es-ES"/>
        </w:rPr>
        <w:t>Mapeo digital</w:t>
      </w:r>
      <w:r w:rsidR="00A4215D" w:rsidRPr="004A38FA">
        <w:rPr>
          <w:rFonts w:ascii="Times New Roman" w:hAnsi="Times New Roman" w:cs="Times New Roman"/>
          <w:b/>
          <w:sz w:val="28"/>
          <w:szCs w:val="24"/>
          <w:lang w:val="es-ES"/>
        </w:rPr>
        <w:t xml:space="preserve"> de datos públicos de pH del suelo </w:t>
      </w:r>
      <w:r w:rsidR="00534EC0" w:rsidRPr="004A38FA">
        <w:rPr>
          <w:rFonts w:ascii="Times New Roman" w:hAnsi="Times New Roman" w:cs="Times New Roman"/>
          <w:b/>
          <w:sz w:val="28"/>
          <w:szCs w:val="24"/>
          <w:lang w:val="es-ES"/>
        </w:rPr>
        <w:t xml:space="preserve">en el centro </w:t>
      </w:r>
      <w:r w:rsidR="00A4215D" w:rsidRPr="004A38FA">
        <w:rPr>
          <w:rFonts w:ascii="Times New Roman" w:hAnsi="Times New Roman" w:cs="Times New Roman"/>
          <w:b/>
          <w:sz w:val="28"/>
          <w:szCs w:val="24"/>
          <w:lang w:val="es-ES"/>
        </w:rPr>
        <w:t xml:space="preserve">de México empleando </w:t>
      </w:r>
      <w:proofErr w:type="spellStart"/>
      <w:r w:rsidR="00A4215D" w:rsidRPr="004A38FA">
        <w:rPr>
          <w:rFonts w:ascii="Times New Roman" w:hAnsi="Times New Roman" w:cs="Times New Roman"/>
          <w:b/>
          <w:sz w:val="28"/>
          <w:szCs w:val="24"/>
          <w:lang w:val="es-ES"/>
        </w:rPr>
        <w:t>co</w:t>
      </w:r>
      <w:proofErr w:type="spellEnd"/>
      <w:r w:rsidR="00A4215D" w:rsidRPr="004A38FA">
        <w:rPr>
          <w:rFonts w:ascii="Times New Roman" w:hAnsi="Times New Roman" w:cs="Times New Roman"/>
          <w:b/>
          <w:sz w:val="28"/>
          <w:szCs w:val="24"/>
          <w:lang w:val="es-ES"/>
        </w:rPr>
        <w:t xml:space="preserve">-variables de libre acceso a la resolución espacial de 1km. </w:t>
      </w:r>
    </w:p>
    <w:p w:rsidR="00A4215D" w:rsidRPr="004A38FA" w:rsidRDefault="00B63339"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Mario Guevara, Carlos Arroyo y Julián </w:t>
      </w:r>
      <w:proofErr w:type="spellStart"/>
      <w:r w:rsidRPr="004A38FA">
        <w:rPr>
          <w:rFonts w:ascii="Times New Roman" w:hAnsi="Times New Roman" w:cs="Times New Roman"/>
          <w:sz w:val="24"/>
          <w:szCs w:val="24"/>
          <w:lang w:val="es-ES"/>
        </w:rPr>
        <w:t>Equihua</w:t>
      </w:r>
      <w:proofErr w:type="spellEnd"/>
    </w:p>
    <w:p w:rsidR="00B63339" w:rsidRPr="004A38FA" w:rsidRDefault="00B63339" w:rsidP="004A38FA">
      <w:pPr>
        <w:pStyle w:val="WW-Predeterminado"/>
        <w:spacing w:after="0" w:line="240" w:lineRule="auto"/>
        <w:rPr>
          <w:rFonts w:ascii="Times New Roman" w:hAnsi="Times New Roman" w:cs="Times New Roman"/>
          <w:i/>
          <w:sz w:val="24"/>
          <w:szCs w:val="24"/>
          <w:lang w:val="es-ES"/>
        </w:rPr>
      </w:pPr>
    </w:p>
    <w:p w:rsidR="00B63339" w:rsidRPr="004A38FA" w:rsidRDefault="00B63339" w:rsidP="004A38FA">
      <w:pPr>
        <w:pStyle w:val="WW-Predeterminado"/>
        <w:spacing w:after="0" w:line="240" w:lineRule="auto"/>
        <w:rPr>
          <w:rFonts w:ascii="Times New Roman" w:hAnsi="Times New Roman" w:cs="Times New Roman"/>
          <w:b/>
          <w:i/>
          <w:sz w:val="24"/>
          <w:szCs w:val="24"/>
          <w:lang w:val="es-ES"/>
        </w:rPr>
      </w:pPr>
      <w:r w:rsidRPr="004A38FA">
        <w:rPr>
          <w:rFonts w:ascii="Times New Roman" w:hAnsi="Times New Roman" w:cs="Times New Roman"/>
          <w:b/>
          <w:i/>
          <w:sz w:val="24"/>
          <w:szCs w:val="24"/>
          <w:lang w:val="es-ES"/>
        </w:rPr>
        <w:t>Introducción</w:t>
      </w:r>
    </w:p>
    <w:p w:rsidR="004A38FA" w:rsidRDefault="004A38FA" w:rsidP="004A38FA">
      <w:pPr>
        <w:pStyle w:val="WW-Predeterminado"/>
        <w:spacing w:after="0" w:line="240" w:lineRule="auto"/>
        <w:rPr>
          <w:rFonts w:ascii="Times New Roman" w:hAnsi="Times New Roman" w:cs="Times New Roman"/>
          <w:sz w:val="24"/>
          <w:szCs w:val="24"/>
          <w:lang w:val="es-ES"/>
        </w:rPr>
      </w:pPr>
    </w:p>
    <w:p w:rsidR="00E25B4C" w:rsidRPr="004A38FA" w:rsidRDefault="00A4215D"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El pH del suelo indica </w:t>
      </w:r>
      <w:r w:rsidR="00346B51" w:rsidRPr="004A38FA">
        <w:rPr>
          <w:rFonts w:ascii="Times New Roman" w:hAnsi="Times New Roman" w:cs="Times New Roman"/>
          <w:sz w:val="24"/>
          <w:szCs w:val="24"/>
          <w:lang w:val="es-ES"/>
        </w:rPr>
        <w:t xml:space="preserve">su </w:t>
      </w:r>
      <w:r w:rsidRPr="004A38FA">
        <w:rPr>
          <w:rFonts w:ascii="Times New Roman" w:hAnsi="Times New Roman" w:cs="Times New Roman"/>
          <w:sz w:val="24"/>
          <w:szCs w:val="24"/>
          <w:lang w:val="es-ES"/>
        </w:rPr>
        <w:t>nivel de acidez y su variabilidad depende de va</w:t>
      </w:r>
      <w:r w:rsidR="006D77A8" w:rsidRPr="004A38FA">
        <w:rPr>
          <w:rFonts w:ascii="Times New Roman" w:hAnsi="Times New Roman" w:cs="Times New Roman"/>
          <w:sz w:val="24"/>
          <w:szCs w:val="24"/>
          <w:lang w:val="es-ES"/>
        </w:rPr>
        <w:t xml:space="preserve">rios factores, como el tipo de roca y la intensidad de la precipitación. </w:t>
      </w:r>
      <w:r w:rsidR="00534EC0" w:rsidRPr="004A38FA">
        <w:rPr>
          <w:rFonts w:ascii="Times New Roman" w:hAnsi="Times New Roman" w:cs="Times New Roman"/>
          <w:sz w:val="24"/>
          <w:szCs w:val="24"/>
          <w:lang w:val="es-ES"/>
        </w:rPr>
        <w:t>Entender la variabilidad del pH del suelo es importante para la planeación apropiada de cultivos, entre otras actividades productivas.</w:t>
      </w:r>
      <w:r w:rsidR="006D77A8" w:rsidRPr="004A38FA">
        <w:rPr>
          <w:rFonts w:ascii="Times New Roman" w:hAnsi="Times New Roman" w:cs="Times New Roman"/>
          <w:sz w:val="24"/>
          <w:szCs w:val="24"/>
          <w:lang w:val="es-ES"/>
        </w:rPr>
        <w:t xml:space="preserve"> De acuerdo con Cruz-Cárdenas et al., (2014), el pH del suelo en México dominante es ligeramente alcalino y neutro, estos suelos se encuentran en zonas áridas</w:t>
      </w:r>
      <w:r w:rsidR="00534EC0" w:rsidRPr="004A38FA">
        <w:rPr>
          <w:rFonts w:ascii="Times New Roman" w:hAnsi="Times New Roman" w:cs="Times New Roman"/>
          <w:sz w:val="24"/>
          <w:szCs w:val="24"/>
          <w:lang w:val="es-ES"/>
        </w:rPr>
        <w:t>,</w:t>
      </w:r>
      <w:r w:rsidR="00346B51" w:rsidRPr="004A38FA">
        <w:rPr>
          <w:rFonts w:ascii="Times New Roman" w:hAnsi="Times New Roman" w:cs="Times New Roman"/>
          <w:sz w:val="24"/>
          <w:szCs w:val="24"/>
          <w:lang w:val="es-ES"/>
        </w:rPr>
        <w:t xml:space="preserve"> </w:t>
      </w:r>
      <w:r w:rsidR="006D77A8" w:rsidRPr="004A38FA">
        <w:rPr>
          <w:rFonts w:ascii="Times New Roman" w:hAnsi="Times New Roman" w:cs="Times New Roman"/>
          <w:sz w:val="24"/>
          <w:szCs w:val="24"/>
          <w:lang w:val="es-ES"/>
        </w:rPr>
        <w:t>y suelos con menor pH dominan áreas forestales templadas y tropicales</w:t>
      </w:r>
      <w:r w:rsidR="005E6144" w:rsidRPr="004A38FA">
        <w:rPr>
          <w:rFonts w:ascii="Times New Roman" w:hAnsi="Times New Roman" w:cs="Times New Roman"/>
          <w:sz w:val="24"/>
          <w:szCs w:val="24"/>
          <w:lang w:val="es-ES"/>
        </w:rPr>
        <w:t>.</w:t>
      </w:r>
      <w:r w:rsidR="00E25B4C" w:rsidRPr="004A38FA">
        <w:rPr>
          <w:rFonts w:ascii="Times New Roman" w:hAnsi="Times New Roman" w:cs="Times New Roman"/>
          <w:sz w:val="24"/>
          <w:szCs w:val="24"/>
          <w:lang w:val="es-ES"/>
        </w:rPr>
        <w:t xml:space="preserve"> </w:t>
      </w:r>
      <w:r w:rsidR="00425C58" w:rsidRPr="004A38FA">
        <w:rPr>
          <w:rFonts w:ascii="Times New Roman" w:hAnsi="Times New Roman" w:cs="Times New Roman"/>
          <w:sz w:val="24"/>
          <w:szCs w:val="24"/>
          <w:lang w:val="es-ES"/>
        </w:rPr>
        <w:t xml:space="preserve">Siguiendo el modelo conceptual </w:t>
      </w:r>
      <w:proofErr w:type="spellStart"/>
      <w:r w:rsidR="00425C58" w:rsidRPr="004A38FA">
        <w:rPr>
          <w:rFonts w:ascii="Times New Roman" w:hAnsi="Times New Roman" w:cs="Times New Roman"/>
          <w:i/>
          <w:sz w:val="24"/>
          <w:szCs w:val="24"/>
          <w:lang w:val="es-ES"/>
        </w:rPr>
        <w:t>SCORPANe</w:t>
      </w:r>
      <w:proofErr w:type="spellEnd"/>
      <w:r w:rsidR="00425C58" w:rsidRPr="004A38FA">
        <w:rPr>
          <w:rFonts w:ascii="Times New Roman" w:hAnsi="Times New Roman" w:cs="Times New Roman"/>
          <w:sz w:val="24"/>
          <w:szCs w:val="24"/>
          <w:lang w:val="es-ES"/>
        </w:rPr>
        <w:t xml:space="preserve"> (</w:t>
      </w:r>
      <w:r w:rsidR="00534EC0" w:rsidRPr="004A38FA">
        <w:rPr>
          <w:rFonts w:ascii="Times New Roman" w:hAnsi="Times New Roman" w:cs="Times New Roman"/>
          <w:sz w:val="24"/>
          <w:szCs w:val="24"/>
          <w:lang w:val="es-ES"/>
        </w:rPr>
        <w:t>Suelos, Clima, Organis</w:t>
      </w:r>
      <w:del w:id="0" w:author="Usuario CONABIO" w:date="2014-09-01T15:52:00Z">
        <w:r w:rsidR="00534EC0" w:rsidRPr="004A38FA" w:rsidDel="00346B51">
          <w:rPr>
            <w:rFonts w:ascii="Times New Roman" w:hAnsi="Times New Roman" w:cs="Times New Roman"/>
            <w:sz w:val="24"/>
            <w:szCs w:val="24"/>
            <w:lang w:val="es-ES"/>
          </w:rPr>
          <w:delText>c</w:delText>
        </w:r>
      </w:del>
      <w:r w:rsidR="00534EC0" w:rsidRPr="004A38FA">
        <w:rPr>
          <w:rFonts w:ascii="Times New Roman" w:hAnsi="Times New Roman" w:cs="Times New Roman"/>
          <w:sz w:val="24"/>
          <w:szCs w:val="24"/>
          <w:lang w:val="es-ES"/>
        </w:rPr>
        <w:t xml:space="preserve">mos Relieve, Material parental, Edad, Coordenadas de observaciones disponibles y Error, </w:t>
      </w:r>
      <w:proofErr w:type="spellStart"/>
      <w:r w:rsidR="00425C58" w:rsidRPr="004A38FA">
        <w:rPr>
          <w:rFonts w:ascii="Times New Roman" w:hAnsi="Times New Roman" w:cs="Times New Roman"/>
          <w:sz w:val="24"/>
          <w:szCs w:val="24"/>
          <w:lang w:val="es-ES"/>
        </w:rPr>
        <w:t>McBratney</w:t>
      </w:r>
      <w:proofErr w:type="spellEnd"/>
      <w:r w:rsidR="00425C58" w:rsidRPr="004A38FA">
        <w:rPr>
          <w:rFonts w:ascii="Times New Roman" w:hAnsi="Times New Roman" w:cs="Times New Roman"/>
          <w:sz w:val="24"/>
          <w:szCs w:val="24"/>
          <w:lang w:val="es-ES"/>
        </w:rPr>
        <w:t xml:space="preserve">, et al., 2003) y un marco de trabajo para combinar la regresión con el </w:t>
      </w:r>
      <w:proofErr w:type="spellStart"/>
      <w:r w:rsidR="00425C58" w:rsidRPr="004A38FA">
        <w:rPr>
          <w:rFonts w:ascii="Times New Roman" w:hAnsi="Times New Roman" w:cs="Times New Roman"/>
          <w:sz w:val="24"/>
          <w:szCs w:val="24"/>
          <w:lang w:val="es-ES"/>
        </w:rPr>
        <w:t>kriging</w:t>
      </w:r>
      <w:proofErr w:type="spellEnd"/>
      <w:r w:rsidR="00425C58" w:rsidRPr="004A38FA">
        <w:rPr>
          <w:rFonts w:ascii="Times New Roman" w:hAnsi="Times New Roman" w:cs="Times New Roman"/>
          <w:sz w:val="24"/>
          <w:szCs w:val="24"/>
          <w:lang w:val="es-ES"/>
        </w:rPr>
        <w:t xml:space="preserve"> para el mapeo de suelos</w:t>
      </w:r>
      <w:r w:rsidR="00021B04" w:rsidRPr="004A38FA">
        <w:rPr>
          <w:rFonts w:ascii="Times New Roman" w:hAnsi="Times New Roman" w:cs="Times New Roman"/>
          <w:sz w:val="24"/>
          <w:szCs w:val="24"/>
          <w:lang w:val="es-ES"/>
        </w:rPr>
        <w:t xml:space="preserve"> propuesto por </w:t>
      </w:r>
      <w:proofErr w:type="spellStart"/>
      <w:r w:rsidR="00021B04" w:rsidRPr="004A38FA">
        <w:rPr>
          <w:rFonts w:ascii="Times New Roman" w:hAnsi="Times New Roman" w:cs="Times New Roman"/>
          <w:sz w:val="24"/>
          <w:szCs w:val="24"/>
          <w:lang w:val="es-ES"/>
        </w:rPr>
        <w:t>Hen</w:t>
      </w:r>
      <w:r w:rsidR="00425C58" w:rsidRPr="004A38FA">
        <w:rPr>
          <w:rFonts w:ascii="Times New Roman" w:hAnsi="Times New Roman" w:cs="Times New Roman"/>
          <w:sz w:val="24"/>
          <w:szCs w:val="24"/>
          <w:lang w:val="es-ES"/>
        </w:rPr>
        <w:t>gl</w:t>
      </w:r>
      <w:proofErr w:type="spellEnd"/>
      <w:r w:rsidR="00425C58" w:rsidRPr="004A38FA">
        <w:rPr>
          <w:rFonts w:ascii="Times New Roman" w:hAnsi="Times New Roman" w:cs="Times New Roman"/>
          <w:sz w:val="24"/>
          <w:szCs w:val="24"/>
          <w:lang w:val="es-ES"/>
        </w:rPr>
        <w:t xml:space="preserve">, </w:t>
      </w:r>
      <w:r w:rsidR="00021B04" w:rsidRPr="004A38FA">
        <w:rPr>
          <w:rFonts w:ascii="Times New Roman" w:hAnsi="Times New Roman" w:cs="Times New Roman"/>
          <w:sz w:val="24"/>
          <w:szCs w:val="24"/>
          <w:lang w:val="es-ES"/>
        </w:rPr>
        <w:t>(</w:t>
      </w:r>
      <w:r w:rsidR="00425C58" w:rsidRPr="004A38FA">
        <w:rPr>
          <w:rFonts w:ascii="Times New Roman" w:hAnsi="Times New Roman" w:cs="Times New Roman"/>
          <w:sz w:val="24"/>
          <w:szCs w:val="24"/>
          <w:lang w:val="es-ES"/>
        </w:rPr>
        <w:t>2004), el</w:t>
      </w:r>
      <w:r w:rsidR="00E25B4C" w:rsidRPr="004A38FA">
        <w:rPr>
          <w:rFonts w:ascii="Times New Roman" w:hAnsi="Times New Roman" w:cs="Times New Roman"/>
          <w:sz w:val="24"/>
          <w:szCs w:val="24"/>
          <w:lang w:val="es-ES"/>
        </w:rPr>
        <w:t xml:space="preserve"> objetivo de este ejercicio es relacionar datos de observaciones de pH en la superficie del suelo en</w:t>
      </w:r>
      <w:r w:rsidR="00346B51" w:rsidRPr="004A38FA">
        <w:rPr>
          <w:rFonts w:ascii="Times New Roman" w:hAnsi="Times New Roman" w:cs="Times New Roman"/>
          <w:sz w:val="24"/>
          <w:szCs w:val="24"/>
          <w:lang w:val="es-ES"/>
        </w:rPr>
        <w:t xml:space="preserve"> México con </w:t>
      </w:r>
      <w:proofErr w:type="spellStart"/>
      <w:r w:rsidR="00346B51" w:rsidRPr="004A38FA">
        <w:rPr>
          <w:rFonts w:ascii="Times New Roman" w:hAnsi="Times New Roman" w:cs="Times New Roman"/>
          <w:sz w:val="24"/>
          <w:szCs w:val="24"/>
          <w:lang w:val="es-ES"/>
        </w:rPr>
        <w:t>co</w:t>
      </w:r>
      <w:proofErr w:type="spellEnd"/>
      <w:r w:rsidR="00346B51" w:rsidRPr="004A38FA">
        <w:rPr>
          <w:rFonts w:ascii="Times New Roman" w:hAnsi="Times New Roman" w:cs="Times New Roman"/>
          <w:sz w:val="24"/>
          <w:szCs w:val="24"/>
          <w:lang w:val="es-ES"/>
        </w:rPr>
        <w:t>-variables ambientales</w:t>
      </w:r>
      <w:r w:rsidR="00E25B4C" w:rsidRPr="004A38FA">
        <w:rPr>
          <w:rFonts w:ascii="Times New Roman" w:hAnsi="Times New Roman" w:cs="Times New Roman"/>
          <w:sz w:val="24"/>
          <w:szCs w:val="24"/>
          <w:lang w:val="es-ES"/>
        </w:rPr>
        <w:t xml:space="preserve"> de fuente pública y generar un modelo predictivo que permita predecir el pH superficial en un mapa continuo de cobertura nacional a la resolución espacial de 1 km. </w:t>
      </w:r>
    </w:p>
    <w:p w:rsidR="006D0E3E" w:rsidRPr="004A38FA" w:rsidRDefault="00425C5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El modelo de regresión tomará forma de un ensamble de árboles de regresión bajo la técnica de modelación </w:t>
      </w:r>
      <w:proofErr w:type="spellStart"/>
      <w:r w:rsidRPr="004A38FA">
        <w:rPr>
          <w:rFonts w:ascii="Times New Roman" w:hAnsi="Times New Roman" w:cs="Times New Roman"/>
          <w:i/>
          <w:sz w:val="24"/>
          <w:szCs w:val="24"/>
          <w:lang w:val="es-ES"/>
        </w:rPr>
        <w:t>random</w:t>
      </w:r>
      <w:proofErr w:type="spellEnd"/>
      <w:r w:rsidRPr="004A38FA">
        <w:rPr>
          <w:rFonts w:ascii="Times New Roman" w:hAnsi="Times New Roman" w:cs="Times New Roman"/>
          <w:i/>
          <w:sz w:val="24"/>
          <w:szCs w:val="24"/>
          <w:lang w:val="es-ES"/>
        </w:rPr>
        <w:t xml:space="preserve"> </w:t>
      </w:r>
      <w:proofErr w:type="spellStart"/>
      <w:r w:rsidRPr="004A38FA">
        <w:rPr>
          <w:rFonts w:ascii="Times New Roman" w:hAnsi="Times New Roman" w:cs="Times New Roman"/>
          <w:i/>
          <w:sz w:val="24"/>
          <w:szCs w:val="24"/>
          <w:lang w:val="es-ES"/>
        </w:rPr>
        <w:t>forest</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Breiman</w:t>
      </w:r>
      <w:proofErr w:type="spellEnd"/>
      <w:r w:rsidRPr="004A38FA">
        <w:rPr>
          <w:rFonts w:ascii="Times New Roman" w:hAnsi="Times New Roman" w:cs="Times New Roman"/>
          <w:sz w:val="24"/>
          <w:szCs w:val="24"/>
          <w:lang w:val="es-ES"/>
        </w:rPr>
        <w:t>, 2001)</w:t>
      </w:r>
      <w:r w:rsidR="006D0E3E" w:rsidRPr="004A38FA">
        <w:rPr>
          <w:rFonts w:ascii="Times New Roman" w:hAnsi="Times New Roman" w:cs="Times New Roman"/>
          <w:sz w:val="24"/>
          <w:szCs w:val="24"/>
          <w:lang w:val="es-ES"/>
        </w:rPr>
        <w:t>. En esta técnica se construyen muchos árboles de regresión</w:t>
      </w:r>
      <w:r w:rsidR="00CC3FEB" w:rsidRPr="004A38FA">
        <w:rPr>
          <w:rFonts w:ascii="Times New Roman" w:hAnsi="Times New Roman" w:cs="Times New Roman"/>
          <w:sz w:val="24"/>
          <w:szCs w:val="24"/>
          <w:lang w:val="es-ES"/>
        </w:rPr>
        <w:t>, los cuales se ajustan a partir de la división sucesiva</w:t>
      </w:r>
      <w:r w:rsidR="00CC3FEB" w:rsidRPr="004A38FA">
        <w:rPr>
          <w:rFonts w:ascii="Times New Roman" w:hAnsi="Times New Roman" w:cs="Times New Roman"/>
          <w:sz w:val="24"/>
          <w:szCs w:val="24"/>
          <w:lang w:val="es-MX"/>
        </w:rPr>
        <w:t xml:space="preserve"> de los datos con o sin pruebas de hipótesis para generar sub grupos de datos estadísticamente homogéneos</w:t>
      </w:r>
      <w:r w:rsidR="006D0E3E" w:rsidRPr="004A38FA">
        <w:rPr>
          <w:rFonts w:ascii="Times New Roman" w:hAnsi="Times New Roman" w:cs="Times New Roman"/>
          <w:sz w:val="24"/>
          <w:szCs w:val="24"/>
          <w:lang w:val="es-ES"/>
        </w:rPr>
        <w:t>, los candidatos para cada división en cada árbol están restringidos a una muestra aleatoria del total de observaciones y al final los</w:t>
      </w:r>
      <w:r w:rsidR="00D30112" w:rsidRPr="004A38FA">
        <w:rPr>
          <w:rFonts w:ascii="Times New Roman" w:hAnsi="Times New Roman" w:cs="Times New Roman"/>
          <w:sz w:val="24"/>
          <w:szCs w:val="24"/>
          <w:lang w:val="es-ES"/>
        </w:rPr>
        <w:t xml:space="preserve"> mejores</w:t>
      </w:r>
      <w:r w:rsidR="006D0E3E" w:rsidRPr="004A38FA">
        <w:rPr>
          <w:rFonts w:ascii="Times New Roman" w:hAnsi="Times New Roman" w:cs="Times New Roman"/>
          <w:sz w:val="24"/>
          <w:szCs w:val="24"/>
          <w:lang w:val="es-ES"/>
        </w:rPr>
        <w:t xml:space="preserve"> resultados de cada árbol son promediados. </w:t>
      </w:r>
    </w:p>
    <w:p w:rsidR="00425C58" w:rsidRPr="004A38FA" w:rsidRDefault="006D0E3E"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P</w:t>
      </w:r>
      <w:r w:rsidR="00425C58" w:rsidRPr="004A38FA">
        <w:rPr>
          <w:rFonts w:ascii="Times New Roman" w:hAnsi="Times New Roman" w:cs="Times New Roman"/>
          <w:sz w:val="24"/>
          <w:szCs w:val="24"/>
          <w:lang w:val="es-ES"/>
        </w:rPr>
        <w:t xml:space="preserve">osteriormente serán estimados los residuales (los errores) y serán modelados con </w:t>
      </w:r>
      <w:proofErr w:type="spellStart"/>
      <w:r w:rsidR="00425C58" w:rsidRPr="004A38FA">
        <w:rPr>
          <w:rFonts w:ascii="Times New Roman" w:hAnsi="Times New Roman" w:cs="Times New Roman"/>
          <w:sz w:val="24"/>
          <w:szCs w:val="24"/>
          <w:lang w:val="es-ES"/>
        </w:rPr>
        <w:t>Kriging</w:t>
      </w:r>
      <w:proofErr w:type="spellEnd"/>
      <w:r w:rsidR="00425C58" w:rsidRPr="004A38FA">
        <w:rPr>
          <w:rFonts w:ascii="Times New Roman" w:hAnsi="Times New Roman" w:cs="Times New Roman"/>
          <w:sz w:val="24"/>
          <w:szCs w:val="24"/>
          <w:lang w:val="es-ES"/>
        </w:rPr>
        <w:t xml:space="preserve"> </w:t>
      </w:r>
      <w:r w:rsidR="006371E3" w:rsidRPr="004A38FA">
        <w:rPr>
          <w:rFonts w:ascii="Times New Roman" w:hAnsi="Times New Roman" w:cs="Times New Roman"/>
          <w:sz w:val="24"/>
          <w:szCs w:val="24"/>
          <w:lang w:val="es-ES"/>
        </w:rPr>
        <w:t xml:space="preserve">ordinario </w:t>
      </w:r>
      <w:r w:rsidR="00425C58" w:rsidRPr="004A38FA">
        <w:rPr>
          <w:rFonts w:ascii="Times New Roman" w:hAnsi="Times New Roman" w:cs="Times New Roman"/>
          <w:sz w:val="24"/>
          <w:szCs w:val="24"/>
          <w:lang w:val="es-ES"/>
        </w:rPr>
        <w:t xml:space="preserve">para generar un mapa de residuales que será sumado a la predicción espacial </w:t>
      </w:r>
      <w:r w:rsidR="00425C58" w:rsidRPr="004A38FA">
        <w:rPr>
          <w:rFonts w:ascii="Times New Roman" w:hAnsi="Times New Roman" w:cs="Times New Roman"/>
          <w:i/>
          <w:sz w:val="24"/>
          <w:szCs w:val="24"/>
          <w:lang w:val="es-ES"/>
        </w:rPr>
        <w:t xml:space="preserve">de </w:t>
      </w:r>
      <w:proofErr w:type="spellStart"/>
      <w:r w:rsidR="00425C58" w:rsidRPr="004A38FA">
        <w:rPr>
          <w:rFonts w:ascii="Times New Roman" w:hAnsi="Times New Roman" w:cs="Times New Roman"/>
          <w:i/>
          <w:sz w:val="24"/>
          <w:szCs w:val="24"/>
          <w:lang w:val="es-ES"/>
        </w:rPr>
        <w:t>random</w:t>
      </w:r>
      <w:proofErr w:type="spellEnd"/>
      <w:r w:rsidR="00425C58" w:rsidRPr="004A38FA">
        <w:rPr>
          <w:rFonts w:ascii="Times New Roman" w:hAnsi="Times New Roman" w:cs="Times New Roman"/>
          <w:i/>
          <w:sz w:val="24"/>
          <w:szCs w:val="24"/>
          <w:lang w:val="es-ES"/>
        </w:rPr>
        <w:t xml:space="preserve"> </w:t>
      </w:r>
      <w:proofErr w:type="spellStart"/>
      <w:r w:rsidR="00425C58" w:rsidRPr="004A38FA">
        <w:rPr>
          <w:rFonts w:ascii="Times New Roman" w:hAnsi="Times New Roman" w:cs="Times New Roman"/>
          <w:i/>
          <w:sz w:val="24"/>
          <w:szCs w:val="24"/>
          <w:lang w:val="es-ES"/>
        </w:rPr>
        <w:t>forest</w:t>
      </w:r>
      <w:proofErr w:type="spellEnd"/>
      <w:r w:rsidR="00425C58" w:rsidRPr="004A38FA">
        <w:rPr>
          <w:rFonts w:ascii="Times New Roman" w:hAnsi="Times New Roman" w:cs="Times New Roman"/>
          <w:sz w:val="24"/>
          <w:szCs w:val="24"/>
          <w:lang w:val="es-ES"/>
        </w:rPr>
        <w:t xml:space="preserve">. </w:t>
      </w:r>
      <w:r w:rsidRPr="004A38FA">
        <w:rPr>
          <w:rFonts w:ascii="Times New Roman" w:hAnsi="Times New Roman" w:cs="Times New Roman"/>
          <w:sz w:val="24"/>
          <w:szCs w:val="24"/>
          <w:lang w:val="es-ES"/>
        </w:rPr>
        <w:t xml:space="preserve">Además de </w:t>
      </w:r>
      <w:r w:rsidR="00D30112" w:rsidRPr="004A38FA">
        <w:rPr>
          <w:rFonts w:ascii="Times New Roman" w:hAnsi="Times New Roman" w:cs="Times New Roman"/>
          <w:sz w:val="24"/>
          <w:szCs w:val="24"/>
          <w:lang w:val="es-ES"/>
        </w:rPr>
        <w:t>considerar</w:t>
      </w:r>
      <w:r w:rsidRPr="004A38FA">
        <w:rPr>
          <w:rFonts w:ascii="Times New Roman" w:hAnsi="Times New Roman" w:cs="Times New Roman"/>
          <w:sz w:val="24"/>
          <w:szCs w:val="24"/>
          <w:lang w:val="es-ES"/>
        </w:rPr>
        <w:t xml:space="preserve"> con el componente </w:t>
      </w:r>
      <w:r w:rsidRPr="004A38FA">
        <w:rPr>
          <w:rFonts w:ascii="Times New Roman" w:hAnsi="Times New Roman" w:cs="Times New Roman"/>
          <w:i/>
          <w:sz w:val="24"/>
          <w:szCs w:val="24"/>
          <w:lang w:val="es-ES"/>
        </w:rPr>
        <w:t>e</w:t>
      </w:r>
      <w:r w:rsidRPr="004A38FA">
        <w:rPr>
          <w:rFonts w:ascii="Times New Roman" w:hAnsi="Times New Roman" w:cs="Times New Roman"/>
          <w:sz w:val="24"/>
          <w:szCs w:val="24"/>
          <w:lang w:val="es-ES"/>
        </w:rPr>
        <w:t xml:space="preserve"> de nuestro modelo conceptual, l</w:t>
      </w:r>
      <w:r w:rsidR="00425C58" w:rsidRPr="004A38FA">
        <w:rPr>
          <w:rFonts w:ascii="Times New Roman" w:hAnsi="Times New Roman" w:cs="Times New Roman"/>
          <w:sz w:val="24"/>
          <w:szCs w:val="24"/>
          <w:lang w:val="es-ES"/>
        </w:rPr>
        <w:t xml:space="preserve">a finalidad de esto es que el usuario tenga las herramientas (el código de </w:t>
      </w:r>
      <w:r w:rsidR="00CC3FEB" w:rsidRPr="004A38FA">
        <w:rPr>
          <w:rFonts w:ascii="Times New Roman" w:hAnsi="Times New Roman" w:cs="Times New Roman"/>
          <w:sz w:val="24"/>
          <w:szCs w:val="24"/>
          <w:lang w:val="es-ES"/>
        </w:rPr>
        <w:t>R</w:t>
      </w:r>
      <w:r w:rsidR="00425C58" w:rsidRPr="004A38FA">
        <w:rPr>
          <w:rFonts w:ascii="Times New Roman" w:hAnsi="Times New Roman" w:cs="Times New Roman"/>
          <w:sz w:val="24"/>
          <w:szCs w:val="24"/>
          <w:lang w:val="es-ES"/>
        </w:rPr>
        <w:t>) para que de acuerdo con sus necesidades</w:t>
      </w:r>
      <w:r w:rsidR="00100004" w:rsidRPr="004A38FA">
        <w:rPr>
          <w:rFonts w:ascii="Times New Roman" w:hAnsi="Times New Roman" w:cs="Times New Roman"/>
          <w:sz w:val="24"/>
          <w:szCs w:val="24"/>
          <w:lang w:val="es-ES"/>
        </w:rPr>
        <w:t xml:space="preserve"> pueda implementar ambos métodos (uno </w:t>
      </w:r>
      <w:r w:rsidRPr="004A38FA">
        <w:rPr>
          <w:rFonts w:ascii="Times New Roman" w:hAnsi="Times New Roman" w:cs="Times New Roman"/>
          <w:sz w:val="24"/>
          <w:szCs w:val="24"/>
          <w:lang w:val="es-ES"/>
        </w:rPr>
        <w:t xml:space="preserve">prácticamente sin supuestos y otro </w:t>
      </w:r>
      <w:r w:rsidR="00100004" w:rsidRPr="004A38FA">
        <w:rPr>
          <w:rFonts w:ascii="Times New Roman" w:hAnsi="Times New Roman" w:cs="Times New Roman"/>
          <w:sz w:val="24"/>
          <w:szCs w:val="24"/>
          <w:lang w:val="es-ES"/>
        </w:rPr>
        <w:t>con supuestos sobre la estructura espacial</w:t>
      </w:r>
      <w:r w:rsidR="00D30112" w:rsidRPr="004A38FA">
        <w:rPr>
          <w:rFonts w:ascii="Times New Roman" w:hAnsi="Times New Roman" w:cs="Times New Roman"/>
          <w:sz w:val="24"/>
          <w:szCs w:val="24"/>
          <w:lang w:val="es-ES"/>
        </w:rPr>
        <w:t xml:space="preserve"> y estacionalidad</w:t>
      </w:r>
      <w:r w:rsidR="00100004" w:rsidRPr="004A38FA">
        <w:rPr>
          <w:rFonts w:ascii="Times New Roman" w:hAnsi="Times New Roman" w:cs="Times New Roman"/>
          <w:sz w:val="24"/>
          <w:szCs w:val="24"/>
          <w:lang w:val="es-ES"/>
        </w:rPr>
        <w:t xml:space="preserve"> de la variable</w:t>
      </w:r>
      <w:r w:rsidR="00D30112" w:rsidRPr="004A38FA">
        <w:rPr>
          <w:rFonts w:ascii="Times New Roman" w:hAnsi="Times New Roman" w:cs="Times New Roman"/>
          <w:sz w:val="24"/>
          <w:szCs w:val="24"/>
          <w:lang w:val="es-ES"/>
        </w:rPr>
        <w:t xml:space="preserve"> de interés</w:t>
      </w:r>
      <w:r w:rsidR="00100004" w:rsidRPr="004A38FA">
        <w:rPr>
          <w:rFonts w:ascii="Times New Roman" w:hAnsi="Times New Roman" w:cs="Times New Roman"/>
          <w:sz w:val="24"/>
          <w:szCs w:val="24"/>
          <w:lang w:val="es-ES"/>
        </w:rPr>
        <w:t>) de manera combinada o independiente.</w:t>
      </w:r>
      <w:r w:rsidRPr="004A38FA">
        <w:rPr>
          <w:rFonts w:ascii="Times New Roman" w:hAnsi="Times New Roman" w:cs="Times New Roman"/>
          <w:sz w:val="24"/>
          <w:szCs w:val="24"/>
          <w:lang w:val="es-ES"/>
        </w:rPr>
        <w:t xml:space="preserve"> </w:t>
      </w:r>
    </w:p>
    <w:p w:rsidR="00051C6C" w:rsidRPr="004A38FA" w:rsidRDefault="00E25B4C"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Entre las </w:t>
      </w:r>
      <w:proofErr w:type="spellStart"/>
      <w:r w:rsidRPr="004A38FA">
        <w:rPr>
          <w:rFonts w:ascii="Times New Roman" w:hAnsi="Times New Roman" w:cs="Times New Roman"/>
          <w:sz w:val="24"/>
          <w:szCs w:val="24"/>
          <w:lang w:val="es-ES"/>
        </w:rPr>
        <w:t>co</w:t>
      </w:r>
      <w:proofErr w:type="spellEnd"/>
      <w:r w:rsidRPr="004A38FA">
        <w:rPr>
          <w:rFonts w:ascii="Times New Roman" w:hAnsi="Times New Roman" w:cs="Times New Roman"/>
          <w:sz w:val="24"/>
          <w:szCs w:val="24"/>
          <w:lang w:val="es-ES"/>
        </w:rPr>
        <w:t>-</w:t>
      </w:r>
      <w:r w:rsidR="007D0123" w:rsidRPr="004A38FA">
        <w:rPr>
          <w:rFonts w:ascii="Times New Roman" w:hAnsi="Times New Roman" w:cs="Times New Roman"/>
          <w:sz w:val="24"/>
          <w:szCs w:val="24"/>
          <w:lang w:val="es-ES"/>
        </w:rPr>
        <w:t xml:space="preserve">variables </w:t>
      </w:r>
      <w:r w:rsidRPr="004A38FA">
        <w:rPr>
          <w:rFonts w:ascii="Times New Roman" w:hAnsi="Times New Roman" w:cs="Times New Roman"/>
          <w:sz w:val="24"/>
          <w:szCs w:val="24"/>
          <w:lang w:val="es-ES"/>
        </w:rPr>
        <w:t>encontraremos</w:t>
      </w:r>
      <w:r w:rsidR="00100004" w:rsidRPr="004A38FA">
        <w:rPr>
          <w:rFonts w:ascii="Times New Roman" w:hAnsi="Times New Roman" w:cs="Times New Roman"/>
          <w:sz w:val="24"/>
          <w:szCs w:val="24"/>
          <w:lang w:val="es-ES"/>
        </w:rPr>
        <w:t xml:space="preserve"> variables climáticas de </w:t>
      </w:r>
      <w:r w:rsidRPr="004A38FA">
        <w:rPr>
          <w:rFonts w:ascii="Times New Roman" w:hAnsi="Times New Roman" w:cs="Times New Roman"/>
          <w:sz w:val="24"/>
          <w:szCs w:val="24"/>
          <w:lang w:val="es-ES"/>
        </w:rPr>
        <w:t>UNIATMOS</w:t>
      </w:r>
      <w:r w:rsidR="00CC3FEB" w:rsidRPr="004A38FA">
        <w:rPr>
          <w:rFonts w:ascii="Times New Roman" w:hAnsi="Times New Roman" w:cs="Times New Roman"/>
          <w:sz w:val="24"/>
          <w:szCs w:val="24"/>
          <w:lang w:val="es-ES"/>
        </w:rPr>
        <w:t xml:space="preserve"> (</w:t>
      </w:r>
      <w:r w:rsidR="00CC3FEB" w:rsidRPr="004A38FA">
        <w:rPr>
          <w:rFonts w:ascii="Times New Roman" w:hAnsi="Times New Roman" w:cs="Times New Roman"/>
          <w:i/>
          <w:sz w:val="24"/>
          <w:szCs w:val="24"/>
          <w:lang w:val="es-ES"/>
        </w:rPr>
        <w:t>Unidad de Informática para las Ciencias Atmosféricas y Ambientales, Centro de Ciencias de la Atmósfera-UNA</w:t>
      </w:r>
      <w:r w:rsidR="00965311" w:rsidRPr="004A38FA">
        <w:rPr>
          <w:rFonts w:ascii="Times New Roman" w:hAnsi="Times New Roman" w:cs="Times New Roman"/>
          <w:i/>
          <w:sz w:val="24"/>
          <w:szCs w:val="24"/>
          <w:lang w:val="es-ES"/>
        </w:rPr>
        <w:t>M</w:t>
      </w:r>
      <w:r w:rsidR="00CC3FEB" w:rsidRPr="004A38FA">
        <w:rPr>
          <w:rFonts w:ascii="Times New Roman" w:hAnsi="Times New Roman" w:cs="Times New Roman"/>
          <w:sz w:val="24"/>
          <w:szCs w:val="24"/>
          <w:lang w:val="es-ES"/>
        </w:rPr>
        <w:t>)</w:t>
      </w:r>
      <w:r w:rsidR="00100004" w:rsidRPr="004A38FA">
        <w:rPr>
          <w:rFonts w:ascii="Times New Roman" w:hAnsi="Times New Roman" w:cs="Times New Roman"/>
          <w:sz w:val="24"/>
          <w:szCs w:val="24"/>
          <w:lang w:val="es-ES"/>
        </w:rPr>
        <w:t>, precipitación anual acumulada y temperatura media anual</w:t>
      </w:r>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Fernandez-Eguiarte</w:t>
      </w:r>
      <w:proofErr w:type="spellEnd"/>
      <w:r w:rsidRPr="004A38FA">
        <w:rPr>
          <w:rFonts w:ascii="Times New Roman" w:hAnsi="Times New Roman" w:cs="Times New Roman"/>
          <w:sz w:val="24"/>
          <w:szCs w:val="24"/>
          <w:lang w:val="es-ES"/>
        </w:rPr>
        <w:t xml:space="preserve"> et al., 2014),</w:t>
      </w:r>
      <w:r w:rsidR="007D0123" w:rsidRPr="004A38FA">
        <w:rPr>
          <w:rFonts w:ascii="Times New Roman" w:hAnsi="Times New Roman" w:cs="Times New Roman"/>
          <w:sz w:val="24"/>
          <w:szCs w:val="24"/>
          <w:lang w:val="es-ES"/>
        </w:rPr>
        <w:t xml:space="preserve"> y una</w:t>
      </w:r>
      <w:r w:rsidR="00BF68AF" w:rsidRPr="004A38FA">
        <w:rPr>
          <w:rFonts w:ascii="Times New Roman" w:hAnsi="Times New Roman" w:cs="Times New Roman"/>
          <w:sz w:val="24"/>
          <w:szCs w:val="24"/>
          <w:lang w:val="es-ES"/>
        </w:rPr>
        <w:t xml:space="preserve"> capa</w:t>
      </w:r>
      <w:r w:rsidR="007D0123" w:rsidRPr="004A38FA">
        <w:rPr>
          <w:rFonts w:ascii="Times New Roman" w:hAnsi="Times New Roman" w:cs="Times New Roman"/>
          <w:sz w:val="24"/>
          <w:szCs w:val="24"/>
          <w:lang w:val="es-ES"/>
        </w:rPr>
        <w:t xml:space="preserve"> de balance hídrico generada con estos datos en CONABIO, basada en el método empírico de </w:t>
      </w:r>
      <w:proofErr w:type="spellStart"/>
      <w:r w:rsidR="007D0123" w:rsidRPr="004A38FA">
        <w:rPr>
          <w:rFonts w:ascii="Times New Roman" w:hAnsi="Times New Roman" w:cs="Times New Roman"/>
          <w:sz w:val="24"/>
          <w:szCs w:val="24"/>
          <w:lang w:val="es-ES"/>
        </w:rPr>
        <w:t>Thornwaite</w:t>
      </w:r>
      <w:proofErr w:type="spellEnd"/>
      <w:r w:rsidR="007D0123" w:rsidRPr="004A38FA">
        <w:rPr>
          <w:rFonts w:ascii="Times New Roman" w:hAnsi="Times New Roman" w:cs="Times New Roman"/>
          <w:sz w:val="24"/>
          <w:szCs w:val="24"/>
          <w:lang w:val="es-ES"/>
        </w:rPr>
        <w:t xml:space="preserve"> (1948).</w:t>
      </w:r>
      <w:r w:rsidR="009A5A19" w:rsidRPr="004A38FA">
        <w:rPr>
          <w:rFonts w:ascii="Times New Roman" w:hAnsi="Times New Roman" w:cs="Times New Roman"/>
          <w:sz w:val="24"/>
          <w:szCs w:val="24"/>
          <w:lang w:val="es-ES"/>
        </w:rPr>
        <w:t xml:space="preserve"> También se incluyen </w:t>
      </w:r>
      <w:proofErr w:type="spellStart"/>
      <w:r w:rsidR="00021B04" w:rsidRPr="004A38FA">
        <w:rPr>
          <w:rFonts w:ascii="Times New Roman" w:hAnsi="Times New Roman" w:cs="Times New Roman"/>
          <w:sz w:val="24"/>
          <w:szCs w:val="24"/>
          <w:lang w:val="es-ES"/>
        </w:rPr>
        <w:t>co</w:t>
      </w:r>
      <w:proofErr w:type="spellEnd"/>
      <w:r w:rsidR="00021B04" w:rsidRPr="004A38FA">
        <w:rPr>
          <w:rFonts w:ascii="Times New Roman" w:hAnsi="Times New Roman" w:cs="Times New Roman"/>
          <w:sz w:val="24"/>
          <w:szCs w:val="24"/>
          <w:lang w:val="es-ES"/>
        </w:rPr>
        <w:t>-</w:t>
      </w:r>
      <w:r w:rsidR="00100004" w:rsidRPr="004A38FA">
        <w:rPr>
          <w:rFonts w:ascii="Times New Roman" w:hAnsi="Times New Roman" w:cs="Times New Roman"/>
          <w:sz w:val="24"/>
          <w:szCs w:val="24"/>
          <w:lang w:val="es-ES"/>
        </w:rPr>
        <w:t xml:space="preserve">variables topográficas, geológicas y relacionadas con la vegetación </w:t>
      </w:r>
      <w:r w:rsidR="006A4E31" w:rsidRPr="004A38FA">
        <w:rPr>
          <w:rFonts w:ascii="Times New Roman" w:hAnsi="Times New Roman" w:cs="Times New Roman"/>
          <w:sz w:val="24"/>
          <w:szCs w:val="24"/>
          <w:lang w:val="es-ES"/>
        </w:rPr>
        <w:t xml:space="preserve">(índices de vegetación) </w:t>
      </w:r>
      <w:r w:rsidR="00100004" w:rsidRPr="004A38FA">
        <w:rPr>
          <w:rFonts w:ascii="Times New Roman" w:hAnsi="Times New Roman" w:cs="Times New Roman"/>
          <w:sz w:val="24"/>
          <w:szCs w:val="24"/>
          <w:lang w:val="es-ES"/>
        </w:rPr>
        <w:t xml:space="preserve">provenientes de percepción remota, sistematizadas por el proyecto </w:t>
      </w:r>
      <w:r w:rsidRPr="004A38FA">
        <w:rPr>
          <w:rFonts w:ascii="Times New Roman" w:hAnsi="Times New Roman" w:cs="Times New Roman"/>
          <w:i/>
          <w:sz w:val="24"/>
          <w:szCs w:val="24"/>
          <w:lang w:val="es-ES"/>
        </w:rPr>
        <w:t>WorldGrids.org</w:t>
      </w:r>
      <w:r w:rsidRPr="004A38FA">
        <w:rPr>
          <w:rFonts w:ascii="Times New Roman" w:hAnsi="Times New Roman" w:cs="Times New Roman"/>
          <w:sz w:val="24"/>
          <w:szCs w:val="24"/>
          <w:lang w:val="es-ES"/>
        </w:rPr>
        <w:t>, una iniciativa de ISRIC (</w:t>
      </w:r>
      <w:r w:rsidRPr="004A38FA">
        <w:rPr>
          <w:rFonts w:ascii="Times New Roman" w:hAnsi="Times New Roman" w:cs="Times New Roman"/>
          <w:i/>
          <w:sz w:val="24"/>
          <w:szCs w:val="24"/>
          <w:lang w:val="es-ES"/>
        </w:rPr>
        <w:t xml:space="preserve">International </w:t>
      </w:r>
      <w:proofErr w:type="spellStart"/>
      <w:r w:rsidRPr="004A38FA">
        <w:rPr>
          <w:rFonts w:ascii="Times New Roman" w:hAnsi="Times New Roman" w:cs="Times New Roman"/>
          <w:i/>
          <w:sz w:val="24"/>
          <w:szCs w:val="24"/>
          <w:lang w:val="es-ES"/>
        </w:rPr>
        <w:t>Soil</w:t>
      </w:r>
      <w:proofErr w:type="spellEnd"/>
      <w:r w:rsidRPr="004A38FA">
        <w:rPr>
          <w:rFonts w:ascii="Times New Roman" w:hAnsi="Times New Roman" w:cs="Times New Roman"/>
          <w:i/>
          <w:sz w:val="24"/>
          <w:szCs w:val="24"/>
          <w:lang w:val="es-ES"/>
        </w:rPr>
        <w:t xml:space="preserve"> </w:t>
      </w:r>
      <w:proofErr w:type="spellStart"/>
      <w:r w:rsidRPr="004A38FA">
        <w:rPr>
          <w:rFonts w:ascii="Times New Roman" w:hAnsi="Times New Roman" w:cs="Times New Roman"/>
          <w:i/>
          <w:sz w:val="24"/>
          <w:szCs w:val="24"/>
          <w:lang w:val="es-ES"/>
        </w:rPr>
        <w:t>Resource</w:t>
      </w:r>
      <w:proofErr w:type="spellEnd"/>
      <w:r w:rsidRPr="004A38FA">
        <w:rPr>
          <w:rFonts w:ascii="Times New Roman" w:hAnsi="Times New Roman" w:cs="Times New Roman"/>
          <w:i/>
          <w:sz w:val="24"/>
          <w:szCs w:val="24"/>
          <w:lang w:val="es-ES"/>
        </w:rPr>
        <w:t xml:space="preserve"> </w:t>
      </w:r>
      <w:proofErr w:type="spellStart"/>
      <w:r w:rsidRPr="004A38FA">
        <w:rPr>
          <w:rFonts w:ascii="Times New Roman" w:hAnsi="Times New Roman" w:cs="Times New Roman"/>
          <w:i/>
          <w:sz w:val="24"/>
          <w:szCs w:val="24"/>
          <w:lang w:val="es-ES"/>
        </w:rPr>
        <w:t>Information</w:t>
      </w:r>
      <w:proofErr w:type="spellEnd"/>
      <w:r w:rsidRPr="004A38FA">
        <w:rPr>
          <w:rFonts w:ascii="Times New Roman" w:hAnsi="Times New Roman" w:cs="Times New Roman"/>
          <w:i/>
          <w:sz w:val="24"/>
          <w:szCs w:val="24"/>
          <w:lang w:val="es-ES"/>
        </w:rPr>
        <w:t xml:space="preserve"> Center</w:t>
      </w:r>
      <w:r w:rsidRPr="004A38FA">
        <w:rPr>
          <w:rFonts w:ascii="Times New Roman" w:hAnsi="Times New Roman" w:cs="Times New Roman"/>
          <w:sz w:val="24"/>
          <w:szCs w:val="24"/>
          <w:lang w:val="es-ES"/>
        </w:rPr>
        <w:t>) para compilar información relacionada al ambiente de formación de suelos con el objetivo de proveer mapas de libre acceso y cobertura global</w:t>
      </w:r>
      <w:r w:rsidR="00100004" w:rsidRPr="004A38FA">
        <w:rPr>
          <w:rFonts w:ascii="Times New Roman" w:hAnsi="Times New Roman" w:cs="Times New Roman"/>
          <w:sz w:val="24"/>
          <w:szCs w:val="24"/>
          <w:lang w:val="es-ES"/>
        </w:rPr>
        <w:t xml:space="preserve">. Lea documentación de capas en </w:t>
      </w:r>
      <w:hyperlink r:id="rId6" w:history="1">
        <w:r w:rsidR="00100004" w:rsidRPr="004A38FA">
          <w:rPr>
            <w:rStyle w:val="Hipervnculo"/>
            <w:rFonts w:ascii="Times New Roman" w:hAnsi="Times New Roman" w:cs="Times New Roman"/>
            <w:sz w:val="24"/>
            <w:szCs w:val="24"/>
            <w:lang w:val="es-ES"/>
          </w:rPr>
          <w:t>http://worldgrids.org/doku.php?id=wiki:layers</w:t>
        </w:r>
      </w:hyperlink>
      <w:r w:rsidR="00100004" w:rsidRPr="004A38FA">
        <w:rPr>
          <w:rFonts w:ascii="Times New Roman" w:hAnsi="Times New Roman" w:cs="Times New Roman"/>
          <w:sz w:val="24"/>
          <w:szCs w:val="24"/>
          <w:lang w:val="es-ES"/>
        </w:rPr>
        <w:t xml:space="preserve">. </w:t>
      </w:r>
      <w:r w:rsidR="005E6144" w:rsidRPr="004A38FA">
        <w:rPr>
          <w:rFonts w:ascii="Times New Roman" w:hAnsi="Times New Roman" w:cs="Times New Roman"/>
          <w:sz w:val="24"/>
          <w:szCs w:val="24"/>
          <w:lang w:val="es-ES"/>
        </w:rPr>
        <w:t xml:space="preserve"> </w:t>
      </w:r>
    </w:p>
    <w:p w:rsidR="00425C58" w:rsidRPr="004A38FA" w:rsidRDefault="00425C58" w:rsidP="004A38FA">
      <w:pPr>
        <w:pStyle w:val="WW-Predeterminado"/>
        <w:spacing w:after="0" w:line="240" w:lineRule="auto"/>
        <w:rPr>
          <w:rFonts w:ascii="Times New Roman" w:hAnsi="Times New Roman" w:cs="Times New Roman"/>
          <w:sz w:val="24"/>
          <w:szCs w:val="24"/>
          <w:lang w:val="es-ES"/>
        </w:rPr>
      </w:pPr>
    </w:p>
    <w:p w:rsidR="00021B04" w:rsidRPr="004A38FA" w:rsidRDefault="00021B04"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lastRenderedPageBreak/>
        <w:t>Tabla 1 Co-variables del suelo empleadas para mapear el pH del suelo superficial</w:t>
      </w:r>
    </w:p>
    <w:tbl>
      <w:tblPr>
        <w:tblpPr w:leftFromText="141" w:rightFromText="141" w:vertAnchor="text" w:horzAnchor="margin" w:tblpXSpec="center" w:tblpY="363"/>
        <w:tblOverlap w:val="never"/>
        <w:tblW w:w="9001" w:type="dxa"/>
        <w:tblCellMar>
          <w:left w:w="70" w:type="dxa"/>
          <w:right w:w="70" w:type="dxa"/>
        </w:tblCellMar>
        <w:tblLook w:val="04A0" w:firstRow="1" w:lastRow="0" w:firstColumn="1" w:lastColumn="0" w:noHBand="0" w:noVBand="1"/>
      </w:tblPr>
      <w:tblGrid>
        <w:gridCol w:w="1488"/>
        <w:gridCol w:w="5386"/>
        <w:gridCol w:w="2127"/>
      </w:tblGrid>
      <w:tr w:rsidR="00BC07AB" w:rsidRPr="004A38FA" w:rsidTr="00100004">
        <w:trPr>
          <w:trHeight w:val="486"/>
        </w:trPr>
        <w:tc>
          <w:tcPr>
            <w:tcW w:w="1488" w:type="dxa"/>
            <w:tcBorders>
              <w:top w:val="single" w:sz="4" w:space="0" w:color="auto"/>
              <w:bottom w:val="single" w:sz="4" w:space="0" w:color="auto"/>
            </w:tcBorders>
            <w:shd w:val="clear" w:color="auto" w:fill="auto"/>
            <w:noWrap/>
            <w:vAlign w:val="center"/>
            <w:hideMark/>
          </w:tcPr>
          <w:p w:rsidR="00BC07AB" w:rsidRPr="004A38FA" w:rsidRDefault="00BC07AB" w:rsidP="004A38FA">
            <w:pPr>
              <w:spacing w:after="0" w:line="240" w:lineRule="auto"/>
              <w:rPr>
                <w:rFonts w:ascii="Times New Roman" w:hAnsi="Times New Roman" w:cs="Times New Roman"/>
                <w:b/>
                <w:color w:val="000000"/>
                <w:sz w:val="20"/>
                <w:szCs w:val="20"/>
                <w:lang w:eastAsia="es-ES"/>
              </w:rPr>
            </w:pPr>
            <w:r w:rsidRPr="004A38FA">
              <w:rPr>
                <w:rFonts w:ascii="Times New Roman" w:hAnsi="Times New Roman" w:cs="Times New Roman"/>
                <w:b/>
                <w:color w:val="000000"/>
                <w:sz w:val="20"/>
                <w:szCs w:val="20"/>
                <w:lang w:eastAsia="es-ES"/>
              </w:rPr>
              <w:t>Co-variable</w:t>
            </w:r>
          </w:p>
        </w:tc>
        <w:tc>
          <w:tcPr>
            <w:tcW w:w="5386" w:type="dxa"/>
            <w:tcBorders>
              <w:top w:val="single" w:sz="4" w:space="0" w:color="auto"/>
              <w:bottom w:val="single" w:sz="4" w:space="0" w:color="auto"/>
            </w:tcBorders>
            <w:shd w:val="clear" w:color="auto" w:fill="auto"/>
            <w:noWrap/>
            <w:vAlign w:val="center"/>
            <w:hideMark/>
          </w:tcPr>
          <w:p w:rsidR="00BC07AB" w:rsidRPr="004A38FA" w:rsidRDefault="00BC07AB" w:rsidP="004A38FA">
            <w:pPr>
              <w:spacing w:after="0" w:line="240" w:lineRule="auto"/>
              <w:rPr>
                <w:rFonts w:ascii="Times New Roman" w:hAnsi="Times New Roman" w:cs="Times New Roman"/>
                <w:b/>
                <w:color w:val="000000"/>
                <w:sz w:val="20"/>
                <w:szCs w:val="20"/>
                <w:lang w:eastAsia="es-ES"/>
              </w:rPr>
            </w:pPr>
            <w:proofErr w:type="spellStart"/>
            <w:r w:rsidRPr="004A38FA">
              <w:rPr>
                <w:rFonts w:ascii="Times New Roman" w:hAnsi="Times New Roman" w:cs="Times New Roman"/>
                <w:b/>
                <w:color w:val="000000"/>
                <w:sz w:val="20"/>
                <w:szCs w:val="20"/>
                <w:lang w:eastAsia="es-ES"/>
              </w:rPr>
              <w:t>Descripción</w:t>
            </w:r>
            <w:proofErr w:type="spellEnd"/>
          </w:p>
        </w:tc>
        <w:tc>
          <w:tcPr>
            <w:tcW w:w="2127" w:type="dxa"/>
            <w:tcBorders>
              <w:top w:val="single" w:sz="4" w:space="0" w:color="auto"/>
              <w:bottom w:val="single" w:sz="4" w:space="0" w:color="auto"/>
            </w:tcBorders>
            <w:shd w:val="clear" w:color="auto" w:fill="auto"/>
            <w:noWrap/>
            <w:vAlign w:val="center"/>
            <w:hideMark/>
          </w:tcPr>
          <w:p w:rsidR="00BC07AB" w:rsidRPr="004A38FA" w:rsidRDefault="00BC07AB" w:rsidP="004A38FA">
            <w:pPr>
              <w:spacing w:after="0" w:line="240" w:lineRule="auto"/>
              <w:rPr>
                <w:rFonts w:ascii="Times New Roman" w:hAnsi="Times New Roman" w:cs="Times New Roman"/>
                <w:b/>
                <w:color w:val="000000"/>
                <w:sz w:val="20"/>
                <w:szCs w:val="20"/>
                <w:lang w:eastAsia="es-ES"/>
              </w:rPr>
            </w:pPr>
            <w:proofErr w:type="spellStart"/>
            <w:r w:rsidRPr="004A38FA">
              <w:rPr>
                <w:rFonts w:ascii="Times New Roman" w:hAnsi="Times New Roman" w:cs="Times New Roman"/>
                <w:b/>
                <w:color w:val="000000"/>
                <w:sz w:val="20"/>
                <w:szCs w:val="20"/>
                <w:lang w:eastAsia="es-ES"/>
              </w:rPr>
              <w:t>Unidades</w:t>
            </w:r>
            <w:proofErr w:type="spellEnd"/>
          </w:p>
        </w:tc>
      </w:tr>
      <w:tr w:rsidR="00100004" w:rsidRPr="004A38FA" w:rsidTr="00100004">
        <w:trPr>
          <w:trHeight w:val="301"/>
        </w:trPr>
        <w:tc>
          <w:tcPr>
            <w:tcW w:w="1488" w:type="dxa"/>
            <w:tcBorders>
              <w:top w:val="single" w:sz="4" w:space="0" w:color="auto"/>
            </w:tcBorders>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UNIATMOS</w:t>
            </w:r>
          </w:p>
        </w:tc>
        <w:tc>
          <w:tcPr>
            <w:tcW w:w="5386" w:type="dxa"/>
            <w:tcBorders>
              <w:top w:val="single" w:sz="4" w:space="0" w:color="auto"/>
            </w:tcBorders>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
        </w:tc>
        <w:tc>
          <w:tcPr>
            <w:tcW w:w="2127" w:type="dxa"/>
            <w:tcBorders>
              <w:top w:val="single" w:sz="4" w:space="0" w:color="auto"/>
            </w:tcBorders>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
        </w:tc>
      </w:tr>
      <w:tr w:rsidR="00100004" w:rsidRPr="004A38FA" w:rsidTr="00100004">
        <w:trPr>
          <w:trHeight w:val="301"/>
        </w:trPr>
        <w:tc>
          <w:tcPr>
            <w:tcW w:w="1488" w:type="dxa"/>
            <w:tcBorders>
              <w:top w:val="single" w:sz="4" w:space="0" w:color="auto"/>
            </w:tcBorders>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Precipitación</w:t>
            </w:r>
            <w:proofErr w:type="spellEnd"/>
            <w:r w:rsidRPr="004A38FA">
              <w:rPr>
                <w:rFonts w:ascii="Times New Roman" w:hAnsi="Times New Roman" w:cs="Times New Roman"/>
                <w:color w:val="000000"/>
                <w:sz w:val="20"/>
                <w:szCs w:val="20"/>
                <w:lang w:eastAsia="es-ES"/>
              </w:rPr>
              <w:t xml:space="preserve"> </w:t>
            </w:r>
            <w:proofErr w:type="spellStart"/>
            <w:r w:rsidRPr="004A38FA">
              <w:rPr>
                <w:rFonts w:ascii="Times New Roman" w:hAnsi="Times New Roman" w:cs="Times New Roman"/>
                <w:color w:val="000000"/>
                <w:sz w:val="20"/>
                <w:szCs w:val="20"/>
                <w:lang w:eastAsia="es-ES"/>
              </w:rPr>
              <w:t>anual</w:t>
            </w:r>
            <w:proofErr w:type="spellEnd"/>
            <w:r w:rsidRPr="004A38FA">
              <w:rPr>
                <w:rFonts w:ascii="Times New Roman" w:hAnsi="Times New Roman" w:cs="Times New Roman"/>
                <w:color w:val="000000"/>
                <w:sz w:val="20"/>
                <w:szCs w:val="20"/>
                <w:lang w:eastAsia="es-ES"/>
              </w:rPr>
              <w:t xml:space="preserve"> </w:t>
            </w:r>
            <w:proofErr w:type="spellStart"/>
            <w:r w:rsidRPr="004A38FA">
              <w:rPr>
                <w:rFonts w:ascii="Times New Roman" w:hAnsi="Times New Roman" w:cs="Times New Roman"/>
                <w:color w:val="000000"/>
                <w:sz w:val="20"/>
                <w:szCs w:val="20"/>
                <w:lang w:eastAsia="es-ES"/>
              </w:rPr>
              <w:t>acumulada</w:t>
            </w:r>
            <w:proofErr w:type="spellEnd"/>
          </w:p>
        </w:tc>
        <w:tc>
          <w:tcPr>
            <w:tcW w:w="5386" w:type="dxa"/>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Precipitación</w:t>
            </w:r>
            <w:proofErr w:type="spellEnd"/>
            <w:r w:rsidRPr="004A38FA">
              <w:rPr>
                <w:rFonts w:ascii="Times New Roman" w:hAnsi="Times New Roman" w:cs="Times New Roman"/>
                <w:color w:val="000000"/>
                <w:sz w:val="20"/>
                <w:szCs w:val="20"/>
                <w:lang w:eastAsia="es-ES"/>
              </w:rPr>
              <w:t xml:space="preserve"> </w:t>
            </w:r>
            <w:proofErr w:type="spellStart"/>
            <w:r w:rsidRPr="004A38FA">
              <w:rPr>
                <w:rFonts w:ascii="Times New Roman" w:hAnsi="Times New Roman" w:cs="Times New Roman"/>
                <w:color w:val="000000"/>
                <w:sz w:val="20"/>
                <w:szCs w:val="20"/>
                <w:lang w:eastAsia="es-ES"/>
              </w:rPr>
              <w:t>anual</w:t>
            </w:r>
            <w:proofErr w:type="spellEnd"/>
            <w:r w:rsidRPr="004A38FA">
              <w:rPr>
                <w:rFonts w:ascii="Times New Roman" w:hAnsi="Times New Roman" w:cs="Times New Roman"/>
                <w:color w:val="000000"/>
                <w:sz w:val="20"/>
                <w:szCs w:val="20"/>
                <w:lang w:eastAsia="es-ES"/>
              </w:rPr>
              <w:t xml:space="preserve"> </w:t>
            </w:r>
            <w:proofErr w:type="spellStart"/>
            <w:r w:rsidRPr="004A38FA">
              <w:rPr>
                <w:rFonts w:ascii="Times New Roman" w:hAnsi="Times New Roman" w:cs="Times New Roman"/>
                <w:color w:val="000000"/>
                <w:sz w:val="20"/>
                <w:szCs w:val="20"/>
                <w:lang w:eastAsia="es-ES"/>
              </w:rPr>
              <w:t>acumulada</w:t>
            </w:r>
            <w:proofErr w:type="spellEnd"/>
          </w:p>
        </w:tc>
        <w:tc>
          <w:tcPr>
            <w:tcW w:w="2127" w:type="dxa"/>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mm</w:t>
            </w:r>
          </w:p>
        </w:tc>
      </w:tr>
      <w:tr w:rsidR="00100004" w:rsidRPr="004A38FA" w:rsidTr="00100004">
        <w:trPr>
          <w:trHeight w:val="301"/>
        </w:trPr>
        <w:tc>
          <w:tcPr>
            <w:tcW w:w="1488" w:type="dxa"/>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Temperatura</w:t>
            </w:r>
            <w:proofErr w:type="spellEnd"/>
            <w:r w:rsidRPr="004A38FA">
              <w:rPr>
                <w:rFonts w:ascii="Times New Roman" w:hAnsi="Times New Roman" w:cs="Times New Roman"/>
                <w:color w:val="000000"/>
                <w:sz w:val="20"/>
                <w:szCs w:val="20"/>
                <w:lang w:eastAsia="es-ES"/>
              </w:rPr>
              <w:t xml:space="preserve"> media </w:t>
            </w:r>
            <w:proofErr w:type="spellStart"/>
            <w:r w:rsidRPr="004A38FA">
              <w:rPr>
                <w:rFonts w:ascii="Times New Roman" w:hAnsi="Times New Roman" w:cs="Times New Roman"/>
                <w:color w:val="000000"/>
                <w:sz w:val="20"/>
                <w:szCs w:val="20"/>
                <w:lang w:eastAsia="es-ES"/>
              </w:rPr>
              <w:t>anual</w:t>
            </w:r>
            <w:proofErr w:type="spellEnd"/>
          </w:p>
        </w:tc>
        <w:tc>
          <w:tcPr>
            <w:tcW w:w="5386" w:type="dxa"/>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Temperatura</w:t>
            </w:r>
            <w:proofErr w:type="spellEnd"/>
            <w:r w:rsidRPr="004A38FA">
              <w:rPr>
                <w:rFonts w:ascii="Times New Roman" w:hAnsi="Times New Roman" w:cs="Times New Roman"/>
                <w:color w:val="000000"/>
                <w:sz w:val="20"/>
                <w:szCs w:val="20"/>
                <w:lang w:eastAsia="es-ES"/>
              </w:rPr>
              <w:t xml:space="preserve"> media </w:t>
            </w:r>
            <w:proofErr w:type="spellStart"/>
            <w:r w:rsidRPr="004A38FA">
              <w:rPr>
                <w:rFonts w:ascii="Times New Roman" w:hAnsi="Times New Roman" w:cs="Times New Roman"/>
                <w:color w:val="000000"/>
                <w:sz w:val="20"/>
                <w:szCs w:val="20"/>
                <w:lang w:eastAsia="es-ES"/>
              </w:rPr>
              <w:t>anual</w:t>
            </w:r>
            <w:proofErr w:type="spellEnd"/>
          </w:p>
        </w:tc>
        <w:tc>
          <w:tcPr>
            <w:tcW w:w="2127" w:type="dxa"/>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Grados</w:t>
            </w:r>
            <w:proofErr w:type="spellEnd"/>
            <w:r w:rsidRPr="004A38FA">
              <w:rPr>
                <w:rFonts w:ascii="Times New Roman" w:hAnsi="Times New Roman" w:cs="Times New Roman"/>
                <w:color w:val="000000"/>
                <w:sz w:val="20"/>
                <w:szCs w:val="20"/>
                <w:lang w:eastAsia="es-ES"/>
              </w:rPr>
              <w:t xml:space="preserve"> Celsius</w:t>
            </w:r>
          </w:p>
        </w:tc>
      </w:tr>
      <w:tr w:rsidR="007D0123" w:rsidRPr="004A38FA" w:rsidTr="00100004">
        <w:trPr>
          <w:trHeight w:val="301"/>
        </w:trPr>
        <w:tc>
          <w:tcPr>
            <w:tcW w:w="1488" w:type="dxa"/>
            <w:shd w:val="clear" w:color="auto" w:fill="auto"/>
            <w:noWrap/>
            <w:vAlign w:val="center"/>
          </w:tcPr>
          <w:p w:rsidR="007D0123" w:rsidRPr="004A38FA" w:rsidRDefault="007D0123"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 xml:space="preserve">Balance </w:t>
            </w:r>
            <w:proofErr w:type="spellStart"/>
            <w:r w:rsidRPr="004A38FA">
              <w:rPr>
                <w:rFonts w:ascii="Times New Roman" w:hAnsi="Times New Roman" w:cs="Times New Roman"/>
                <w:color w:val="000000"/>
                <w:sz w:val="20"/>
                <w:szCs w:val="20"/>
                <w:lang w:eastAsia="es-ES"/>
              </w:rPr>
              <w:t>hídrico</w:t>
            </w:r>
            <w:proofErr w:type="spellEnd"/>
          </w:p>
        </w:tc>
        <w:tc>
          <w:tcPr>
            <w:tcW w:w="5386" w:type="dxa"/>
            <w:shd w:val="clear" w:color="auto" w:fill="auto"/>
            <w:noWrap/>
            <w:vAlign w:val="center"/>
          </w:tcPr>
          <w:p w:rsidR="007D0123" w:rsidRPr="004A38FA" w:rsidRDefault="007D0123"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 xml:space="preserve">Indica el </w:t>
            </w:r>
            <w:r w:rsidR="00AF760F" w:rsidRPr="004A38FA">
              <w:rPr>
                <w:rFonts w:ascii="Times New Roman" w:hAnsi="Times New Roman" w:cs="Times New Roman"/>
                <w:color w:val="000000"/>
                <w:sz w:val="20"/>
                <w:szCs w:val="20"/>
                <w:lang w:val="es-ES" w:eastAsia="es-ES"/>
              </w:rPr>
              <w:t>déficit</w:t>
            </w:r>
            <w:r w:rsidRPr="004A38FA">
              <w:rPr>
                <w:rFonts w:ascii="Times New Roman" w:hAnsi="Times New Roman" w:cs="Times New Roman"/>
                <w:color w:val="000000"/>
                <w:sz w:val="20"/>
                <w:szCs w:val="20"/>
                <w:lang w:val="es-ES" w:eastAsia="es-ES"/>
              </w:rPr>
              <w:t xml:space="preserve"> o </w:t>
            </w:r>
            <w:r w:rsidR="00AF760F" w:rsidRPr="004A38FA">
              <w:rPr>
                <w:rFonts w:ascii="Times New Roman" w:hAnsi="Times New Roman" w:cs="Times New Roman"/>
                <w:color w:val="000000"/>
                <w:sz w:val="20"/>
                <w:szCs w:val="20"/>
                <w:lang w:val="es-ES" w:eastAsia="es-ES"/>
              </w:rPr>
              <w:t>superávit</w:t>
            </w:r>
            <w:r w:rsidRPr="004A38FA">
              <w:rPr>
                <w:rFonts w:ascii="Times New Roman" w:hAnsi="Times New Roman" w:cs="Times New Roman"/>
                <w:color w:val="000000"/>
                <w:sz w:val="20"/>
                <w:szCs w:val="20"/>
                <w:lang w:val="es-ES" w:eastAsia="es-ES"/>
              </w:rPr>
              <w:t xml:space="preserve"> de agua de acuerdo a la evapotranspiración potencial</w:t>
            </w:r>
          </w:p>
        </w:tc>
        <w:tc>
          <w:tcPr>
            <w:tcW w:w="2127" w:type="dxa"/>
            <w:shd w:val="clear" w:color="auto" w:fill="auto"/>
            <w:noWrap/>
            <w:vAlign w:val="center"/>
          </w:tcPr>
          <w:p w:rsidR="007D0123" w:rsidRPr="004A38FA" w:rsidRDefault="00AF760F"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mm</w:t>
            </w:r>
          </w:p>
        </w:tc>
      </w:tr>
      <w:tr w:rsidR="00100004" w:rsidRPr="004A38FA" w:rsidTr="00021B04">
        <w:trPr>
          <w:trHeight w:val="301"/>
        </w:trPr>
        <w:tc>
          <w:tcPr>
            <w:tcW w:w="1488" w:type="dxa"/>
            <w:tcBorders>
              <w:top w:val="single" w:sz="4" w:space="0" w:color="auto"/>
            </w:tcBorders>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WorldGrids.org</w:t>
            </w:r>
          </w:p>
        </w:tc>
        <w:tc>
          <w:tcPr>
            <w:tcW w:w="5386" w:type="dxa"/>
            <w:tcBorders>
              <w:top w:val="single" w:sz="4" w:space="0" w:color="auto"/>
            </w:tcBorders>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p>
        </w:tc>
        <w:tc>
          <w:tcPr>
            <w:tcW w:w="2127" w:type="dxa"/>
            <w:tcBorders>
              <w:top w:val="single" w:sz="4" w:space="0" w:color="auto"/>
            </w:tcBorders>
            <w:shd w:val="clear" w:color="auto" w:fill="auto"/>
            <w:noWrap/>
            <w:vAlign w:val="center"/>
          </w:tcPr>
          <w:p w:rsidR="00100004" w:rsidRPr="004A38FA" w:rsidRDefault="00100004" w:rsidP="004A38FA">
            <w:pPr>
              <w:spacing w:after="0" w:line="240" w:lineRule="auto"/>
              <w:rPr>
                <w:rFonts w:ascii="Times New Roman" w:hAnsi="Times New Roman" w:cs="Times New Roman"/>
                <w:color w:val="000000"/>
                <w:sz w:val="20"/>
                <w:szCs w:val="20"/>
                <w:lang w:eastAsia="es-ES"/>
              </w:rPr>
            </w:pPr>
          </w:p>
        </w:tc>
      </w:tr>
      <w:tr w:rsidR="00100004" w:rsidRPr="004A38FA" w:rsidTr="00021B04">
        <w:trPr>
          <w:trHeight w:val="301"/>
        </w:trPr>
        <w:tc>
          <w:tcPr>
            <w:tcW w:w="1488" w:type="dxa"/>
            <w:tcBorders>
              <w:top w:val="single" w:sz="4" w:space="0" w:color="auto"/>
            </w:tcBorders>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DEMSRE2</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 xml:space="preserve">Modelo global del relieve basado en SRTM 30m </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Metros</w:t>
            </w:r>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EVMMOD3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Media de los valores mensuales de las series de tiempo de EVI basado en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 xml:space="preserve">Sin </w:t>
            </w:r>
            <w:proofErr w:type="spellStart"/>
            <w:r w:rsidRPr="004A38FA">
              <w:rPr>
                <w:rFonts w:ascii="Times New Roman" w:hAnsi="Times New Roman" w:cs="Times New Roman"/>
                <w:color w:val="000000"/>
                <w:sz w:val="20"/>
                <w:szCs w:val="20"/>
                <w:lang w:eastAsia="es-ES"/>
              </w:rPr>
              <w:t>unidades</w:t>
            </w:r>
            <w:proofErr w:type="spellEnd"/>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EVSMOD3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Desviación estándar de los valores mensuales de las series de tiempo de EVI basado en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 xml:space="preserve">Sin </w:t>
            </w:r>
            <w:proofErr w:type="spellStart"/>
            <w:r w:rsidRPr="004A38FA">
              <w:rPr>
                <w:rFonts w:ascii="Times New Roman" w:hAnsi="Times New Roman" w:cs="Times New Roman"/>
                <w:color w:val="000000"/>
                <w:sz w:val="20"/>
                <w:szCs w:val="20"/>
                <w:lang w:eastAsia="es-ES"/>
              </w:rPr>
              <w:t>unidades</w:t>
            </w:r>
            <w:proofErr w:type="spellEnd"/>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GEAISG3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Edad de la geología basada en la geología superficial</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 xml:space="preserve">Sin </w:t>
            </w:r>
            <w:proofErr w:type="spellStart"/>
            <w:r w:rsidRPr="004A38FA">
              <w:rPr>
                <w:rFonts w:ascii="Times New Roman" w:hAnsi="Times New Roman" w:cs="Times New Roman"/>
                <w:color w:val="000000"/>
                <w:sz w:val="20"/>
                <w:szCs w:val="20"/>
                <w:lang w:eastAsia="es-ES"/>
              </w:rPr>
              <w:t>unidades</w:t>
            </w:r>
            <w:proofErr w:type="spellEnd"/>
          </w:p>
        </w:tc>
      </w:tr>
      <w:tr w:rsidR="00100004" w:rsidRPr="004A38FA" w:rsidTr="00BC07AB">
        <w:trPr>
          <w:trHeight w:val="347"/>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INMSRE3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Radiación solar media potencial derivada con SAGA GIS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kWh/m</w:t>
            </w:r>
            <w:r w:rsidRPr="004A38FA">
              <w:rPr>
                <w:rFonts w:ascii="Times New Roman" w:hAnsi="Times New Roman" w:cs="Times New Roman"/>
                <w:color w:val="000000"/>
                <w:sz w:val="20"/>
                <w:szCs w:val="20"/>
                <w:vertAlign w:val="superscript"/>
                <w:lang w:eastAsia="es-ES"/>
              </w:rPr>
              <w:t>2</w:t>
            </w:r>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L3POBI3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Unidades</w:t>
            </w:r>
            <w:proofErr w:type="spellEnd"/>
            <w:r w:rsidRPr="004A38FA">
              <w:rPr>
                <w:rFonts w:ascii="Times New Roman" w:hAnsi="Times New Roman" w:cs="Times New Roman"/>
                <w:color w:val="000000"/>
                <w:sz w:val="20"/>
                <w:szCs w:val="20"/>
                <w:lang w:eastAsia="es-ES"/>
              </w:rPr>
              <w:t xml:space="preserve"> </w:t>
            </w:r>
            <w:proofErr w:type="spellStart"/>
            <w:r w:rsidRPr="004A38FA">
              <w:rPr>
                <w:rFonts w:ascii="Times New Roman" w:hAnsi="Times New Roman" w:cs="Times New Roman"/>
                <w:color w:val="000000"/>
                <w:sz w:val="20"/>
                <w:szCs w:val="20"/>
                <w:lang w:eastAsia="es-ES"/>
              </w:rPr>
              <w:t>fisiográficas</w:t>
            </w:r>
            <w:proofErr w:type="spellEnd"/>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 xml:space="preserve">Sin </w:t>
            </w:r>
            <w:proofErr w:type="spellStart"/>
            <w:r w:rsidRPr="004A38FA">
              <w:rPr>
                <w:rFonts w:ascii="Times New Roman" w:hAnsi="Times New Roman" w:cs="Times New Roman"/>
                <w:color w:val="000000"/>
                <w:sz w:val="20"/>
                <w:szCs w:val="20"/>
                <w:lang w:eastAsia="es-ES"/>
              </w:rPr>
              <w:t>unidades</w:t>
            </w:r>
            <w:proofErr w:type="spellEnd"/>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LAMMOD3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Valor medio de la serie de tiempo de LAI basado en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Porcentaje</w:t>
            </w:r>
            <w:proofErr w:type="spellEnd"/>
            <w:r w:rsidRPr="004A38FA">
              <w:rPr>
                <w:rFonts w:ascii="Times New Roman" w:hAnsi="Times New Roman" w:cs="Times New Roman"/>
                <w:color w:val="000000"/>
                <w:sz w:val="20"/>
                <w:szCs w:val="20"/>
                <w:lang w:eastAsia="es-ES"/>
              </w:rPr>
              <w:t xml:space="preserve"> de </w:t>
            </w:r>
            <w:proofErr w:type="spellStart"/>
            <w:r w:rsidRPr="004A38FA">
              <w:rPr>
                <w:rFonts w:ascii="Times New Roman" w:hAnsi="Times New Roman" w:cs="Times New Roman"/>
                <w:color w:val="000000"/>
                <w:sz w:val="20"/>
                <w:szCs w:val="20"/>
                <w:lang w:eastAsia="es-ES"/>
              </w:rPr>
              <w:t>cobertura</w:t>
            </w:r>
            <w:proofErr w:type="spellEnd"/>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SLPSRT2</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Mapa de pendientes derivado de DEMSRE2</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Porcentaje</w:t>
            </w:r>
            <w:proofErr w:type="spellEnd"/>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TDHMOD3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Valor máximo de 8 días de las series diurnas LST de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Grados</w:t>
            </w:r>
            <w:proofErr w:type="spellEnd"/>
            <w:r w:rsidRPr="004A38FA">
              <w:rPr>
                <w:rFonts w:ascii="Times New Roman" w:hAnsi="Times New Roman" w:cs="Times New Roman"/>
                <w:color w:val="000000"/>
                <w:sz w:val="20"/>
                <w:szCs w:val="20"/>
                <w:lang w:eastAsia="es-ES"/>
              </w:rPr>
              <w:t xml:space="preserve"> Celsius</w:t>
            </w:r>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TDLMOD3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Valor mínimo de 8 días de las series diurnas LST de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Grados</w:t>
            </w:r>
            <w:proofErr w:type="spellEnd"/>
            <w:r w:rsidRPr="004A38FA">
              <w:rPr>
                <w:rFonts w:ascii="Times New Roman" w:hAnsi="Times New Roman" w:cs="Times New Roman"/>
                <w:color w:val="000000"/>
                <w:sz w:val="20"/>
                <w:szCs w:val="20"/>
                <w:lang w:eastAsia="es-ES"/>
              </w:rPr>
              <w:t xml:space="preserve"> Celsius</w:t>
            </w:r>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TDMMOD3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Valor medio de 8 días de las series diurnas LST de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Grados</w:t>
            </w:r>
            <w:proofErr w:type="spellEnd"/>
            <w:r w:rsidRPr="004A38FA">
              <w:rPr>
                <w:rFonts w:ascii="Times New Roman" w:hAnsi="Times New Roman" w:cs="Times New Roman"/>
                <w:color w:val="000000"/>
                <w:sz w:val="20"/>
                <w:szCs w:val="20"/>
                <w:lang w:eastAsia="es-ES"/>
              </w:rPr>
              <w:t xml:space="preserve"> Celsius</w:t>
            </w:r>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TDSMOD3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Desviación estándar de 8 días de las series diurnas LST de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Grados</w:t>
            </w:r>
            <w:proofErr w:type="spellEnd"/>
            <w:r w:rsidRPr="004A38FA">
              <w:rPr>
                <w:rFonts w:ascii="Times New Roman" w:hAnsi="Times New Roman" w:cs="Times New Roman"/>
                <w:color w:val="000000"/>
                <w:sz w:val="20"/>
                <w:szCs w:val="20"/>
                <w:lang w:eastAsia="es-ES"/>
              </w:rPr>
              <w:t xml:space="preserve"> Celsius</w:t>
            </w:r>
          </w:p>
        </w:tc>
      </w:tr>
      <w:tr w:rsidR="00100004" w:rsidRPr="004A38FA" w:rsidTr="00BC07AB">
        <w:trPr>
          <w:trHeight w:val="301"/>
        </w:trPr>
        <w:tc>
          <w:tcPr>
            <w:tcW w:w="1488"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TNMMOD3</w:t>
            </w:r>
          </w:p>
        </w:tc>
        <w:tc>
          <w:tcPr>
            <w:tcW w:w="5386"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Valor medio de 8 días de las series nocturnas LST de MODIS</w:t>
            </w:r>
          </w:p>
        </w:tc>
        <w:tc>
          <w:tcPr>
            <w:tcW w:w="2127" w:type="dxa"/>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proofErr w:type="spellStart"/>
            <w:r w:rsidRPr="004A38FA">
              <w:rPr>
                <w:rFonts w:ascii="Times New Roman" w:hAnsi="Times New Roman" w:cs="Times New Roman"/>
                <w:color w:val="000000"/>
                <w:sz w:val="20"/>
                <w:szCs w:val="20"/>
                <w:lang w:eastAsia="es-ES"/>
              </w:rPr>
              <w:t>Grados</w:t>
            </w:r>
            <w:proofErr w:type="spellEnd"/>
            <w:r w:rsidRPr="004A38FA">
              <w:rPr>
                <w:rFonts w:ascii="Times New Roman" w:hAnsi="Times New Roman" w:cs="Times New Roman"/>
                <w:color w:val="000000"/>
                <w:sz w:val="20"/>
                <w:szCs w:val="20"/>
                <w:lang w:eastAsia="es-ES"/>
              </w:rPr>
              <w:t xml:space="preserve"> Celsius</w:t>
            </w:r>
          </w:p>
        </w:tc>
      </w:tr>
      <w:tr w:rsidR="00100004" w:rsidRPr="004A38FA" w:rsidTr="00BC07AB">
        <w:trPr>
          <w:trHeight w:val="301"/>
        </w:trPr>
        <w:tc>
          <w:tcPr>
            <w:tcW w:w="1488" w:type="dxa"/>
            <w:tcBorders>
              <w:bottom w:val="single" w:sz="4" w:space="0" w:color="auto"/>
            </w:tcBorders>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TWISRE3</w:t>
            </w:r>
          </w:p>
        </w:tc>
        <w:tc>
          <w:tcPr>
            <w:tcW w:w="5386" w:type="dxa"/>
            <w:tcBorders>
              <w:bottom w:val="single" w:sz="4" w:space="0" w:color="auto"/>
            </w:tcBorders>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val="es-ES" w:eastAsia="es-ES"/>
              </w:rPr>
            </w:pPr>
            <w:r w:rsidRPr="004A38FA">
              <w:rPr>
                <w:rFonts w:ascii="Times New Roman" w:hAnsi="Times New Roman" w:cs="Times New Roman"/>
                <w:color w:val="000000"/>
                <w:sz w:val="20"/>
                <w:szCs w:val="20"/>
                <w:lang w:val="es-ES" w:eastAsia="es-ES"/>
              </w:rPr>
              <w:t>Índice topográfico de humedad derivado en SAGA GIS usando DEMSRE2</w:t>
            </w:r>
          </w:p>
        </w:tc>
        <w:tc>
          <w:tcPr>
            <w:tcW w:w="2127" w:type="dxa"/>
            <w:tcBorders>
              <w:bottom w:val="single" w:sz="4" w:space="0" w:color="auto"/>
            </w:tcBorders>
            <w:shd w:val="clear" w:color="auto" w:fill="auto"/>
            <w:noWrap/>
            <w:vAlign w:val="center"/>
            <w:hideMark/>
          </w:tcPr>
          <w:p w:rsidR="00100004" w:rsidRPr="004A38FA" w:rsidRDefault="00100004" w:rsidP="004A38FA">
            <w:pPr>
              <w:spacing w:after="0" w:line="240" w:lineRule="auto"/>
              <w:rPr>
                <w:rFonts w:ascii="Times New Roman" w:hAnsi="Times New Roman" w:cs="Times New Roman"/>
                <w:color w:val="000000"/>
                <w:sz w:val="20"/>
                <w:szCs w:val="20"/>
                <w:lang w:eastAsia="es-ES"/>
              </w:rPr>
            </w:pPr>
            <w:r w:rsidRPr="004A38FA">
              <w:rPr>
                <w:rFonts w:ascii="Times New Roman" w:hAnsi="Times New Roman" w:cs="Times New Roman"/>
                <w:color w:val="000000"/>
                <w:sz w:val="20"/>
                <w:szCs w:val="20"/>
                <w:lang w:eastAsia="es-ES"/>
              </w:rPr>
              <w:t xml:space="preserve">Sin </w:t>
            </w:r>
            <w:proofErr w:type="spellStart"/>
            <w:r w:rsidRPr="004A38FA">
              <w:rPr>
                <w:rFonts w:ascii="Times New Roman" w:hAnsi="Times New Roman" w:cs="Times New Roman"/>
                <w:color w:val="000000"/>
                <w:sz w:val="20"/>
                <w:szCs w:val="20"/>
                <w:lang w:eastAsia="es-ES"/>
              </w:rPr>
              <w:t>unidades</w:t>
            </w:r>
            <w:proofErr w:type="spellEnd"/>
          </w:p>
        </w:tc>
      </w:tr>
    </w:tbl>
    <w:p w:rsidR="00021B04" w:rsidRPr="004A38FA" w:rsidRDefault="00021B04"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Pr="004A38FA" w:rsidRDefault="00021B04" w:rsidP="004A38FA">
      <w:pPr>
        <w:pStyle w:val="WW-Predeterminado"/>
        <w:spacing w:after="0" w:line="240" w:lineRule="auto"/>
        <w:rPr>
          <w:rFonts w:ascii="Times New Roman" w:hAnsi="Times New Roman" w:cs="Times New Roman"/>
          <w:color w:val="0000FF"/>
          <w:sz w:val="24"/>
          <w:szCs w:val="24"/>
          <w:u w:val="single"/>
          <w:lang w:eastAsia="en-US"/>
        </w:rPr>
      </w:pPr>
      <w:r w:rsidRPr="004A38FA">
        <w:rPr>
          <w:rFonts w:ascii="Times New Roman" w:hAnsi="Times New Roman" w:cs="Times New Roman"/>
          <w:sz w:val="24"/>
          <w:szCs w:val="24"/>
          <w:lang w:val="es-ES"/>
        </w:rPr>
        <w:t xml:space="preserve">Los datos de pH son parte de la Información Nacional sobre Perfiles de Suelo </w:t>
      </w:r>
      <w:r w:rsidR="00346B51" w:rsidRPr="004A38FA">
        <w:rPr>
          <w:rFonts w:ascii="Times New Roman" w:hAnsi="Times New Roman" w:cs="Times New Roman"/>
          <w:sz w:val="24"/>
          <w:szCs w:val="24"/>
          <w:lang w:val="es-ES"/>
        </w:rPr>
        <w:t>series 1 y 2 de INEGI</w:t>
      </w:r>
      <w:r w:rsidRPr="004A38FA">
        <w:rPr>
          <w:rFonts w:ascii="Times New Roman" w:hAnsi="Times New Roman" w:cs="Times New Roman"/>
          <w:sz w:val="24"/>
          <w:szCs w:val="24"/>
          <w:lang w:val="es-ES"/>
        </w:rPr>
        <w:t>. Esta base de datos es de libre acceso en cualquier ventanilla de atención a clientes de INE</w:t>
      </w:r>
      <w:r w:rsidR="009A5A19" w:rsidRPr="004A38FA">
        <w:rPr>
          <w:rFonts w:ascii="Times New Roman" w:hAnsi="Times New Roman" w:cs="Times New Roman"/>
          <w:sz w:val="24"/>
          <w:szCs w:val="24"/>
          <w:lang w:val="es-ES"/>
        </w:rPr>
        <w:t>GI,</w:t>
      </w:r>
      <w:r w:rsidRPr="004A38FA">
        <w:rPr>
          <w:rFonts w:ascii="Times New Roman" w:hAnsi="Times New Roman" w:cs="Times New Roman"/>
          <w:sz w:val="24"/>
          <w:szCs w:val="24"/>
          <w:lang w:val="es-ES"/>
        </w:rPr>
        <w:t xml:space="preserve"> </w:t>
      </w:r>
      <w:r w:rsidR="009A5A19" w:rsidRPr="004A38FA">
        <w:rPr>
          <w:rFonts w:ascii="Times New Roman" w:hAnsi="Times New Roman" w:cs="Times New Roman"/>
          <w:sz w:val="24"/>
          <w:szCs w:val="24"/>
          <w:lang w:val="es-ES"/>
        </w:rPr>
        <w:t>i</w:t>
      </w:r>
      <w:r w:rsidRPr="004A38FA">
        <w:rPr>
          <w:rFonts w:ascii="Times New Roman" w:hAnsi="Times New Roman" w:cs="Times New Roman"/>
          <w:sz w:val="24"/>
          <w:szCs w:val="24"/>
          <w:lang w:val="es-ES"/>
        </w:rPr>
        <w:t xml:space="preserve">ntegra datos de variables cualitativas y cuantitativas </w:t>
      </w:r>
      <w:r w:rsidR="009A5A19" w:rsidRPr="004A38FA">
        <w:rPr>
          <w:rFonts w:ascii="Times New Roman" w:hAnsi="Times New Roman" w:cs="Times New Roman"/>
          <w:sz w:val="24"/>
          <w:szCs w:val="24"/>
          <w:lang w:val="es-ES"/>
        </w:rPr>
        <w:t xml:space="preserve">del suelo </w:t>
      </w:r>
      <w:r w:rsidRPr="004A38FA">
        <w:rPr>
          <w:rFonts w:ascii="Times New Roman" w:hAnsi="Times New Roman" w:cs="Times New Roman"/>
          <w:sz w:val="24"/>
          <w:szCs w:val="24"/>
          <w:lang w:val="es-ES"/>
        </w:rPr>
        <w:t xml:space="preserve">y tiene </w:t>
      </w:r>
      <w:r w:rsidR="00965311" w:rsidRPr="004A38FA">
        <w:rPr>
          <w:rFonts w:ascii="Times New Roman" w:hAnsi="Times New Roman" w:cs="Times New Roman"/>
          <w:sz w:val="24"/>
          <w:szCs w:val="24"/>
          <w:lang w:val="es-ES"/>
        </w:rPr>
        <w:t xml:space="preserve">más </w:t>
      </w:r>
      <w:r w:rsidRPr="004A38FA">
        <w:rPr>
          <w:rFonts w:ascii="Times New Roman" w:hAnsi="Times New Roman" w:cs="Times New Roman"/>
          <w:sz w:val="24"/>
          <w:szCs w:val="24"/>
          <w:lang w:val="es-ES"/>
        </w:rPr>
        <w:t>de 4</w:t>
      </w:r>
      <w:r w:rsidR="0006203C" w:rsidRPr="004A38FA">
        <w:rPr>
          <w:rFonts w:ascii="Times New Roman" w:hAnsi="Times New Roman" w:cs="Times New Roman"/>
          <w:sz w:val="24"/>
          <w:szCs w:val="24"/>
          <w:lang w:val="es-ES"/>
        </w:rPr>
        <w:t>,</w:t>
      </w:r>
      <w:r w:rsidRPr="004A38FA">
        <w:rPr>
          <w:rFonts w:ascii="Times New Roman" w:hAnsi="Times New Roman" w:cs="Times New Roman"/>
          <w:sz w:val="24"/>
          <w:szCs w:val="24"/>
          <w:lang w:val="es-ES"/>
        </w:rPr>
        <w:t>000 perfiles con datos de laboratorio.</w:t>
      </w:r>
      <w:r w:rsidR="00AF760F" w:rsidRPr="004A38FA">
        <w:rPr>
          <w:rFonts w:ascii="Times New Roman" w:hAnsi="Times New Roman" w:cs="Times New Roman"/>
          <w:sz w:val="24"/>
          <w:szCs w:val="24"/>
          <w:lang w:val="es-ES"/>
        </w:rPr>
        <w:t xml:space="preserve"> </w:t>
      </w:r>
      <w:hyperlink r:id="rId7" w:tgtFrame="_blank" w:history="1">
        <w:r w:rsidR="00B63339" w:rsidRPr="004A38FA">
          <w:rPr>
            <w:rFonts w:ascii="Times New Roman" w:hAnsi="Times New Roman" w:cs="Times New Roman"/>
            <w:color w:val="0000FF"/>
            <w:sz w:val="24"/>
            <w:szCs w:val="24"/>
            <w:u w:val="single"/>
            <w:lang w:eastAsia="en-US"/>
          </w:rPr>
          <w:t>http://www.inegi.org.mx/geo/contenidos/recnat/edafologia/vectorial_serieI.aspx</w:t>
        </w:r>
      </w:hyperlink>
    </w:p>
    <w:p w:rsidR="00B63339" w:rsidRPr="004A38FA" w:rsidRDefault="008660AA" w:rsidP="004A38FA">
      <w:pPr>
        <w:pStyle w:val="WW-Predeterminado"/>
        <w:spacing w:after="0" w:line="240" w:lineRule="auto"/>
        <w:rPr>
          <w:rFonts w:ascii="Times New Roman" w:hAnsi="Times New Roman" w:cs="Times New Roman"/>
          <w:sz w:val="24"/>
          <w:szCs w:val="24"/>
          <w:lang w:eastAsia="en-US"/>
        </w:rPr>
      </w:pPr>
      <w:hyperlink r:id="rId8" w:tgtFrame="_blank" w:history="1">
        <w:r w:rsidR="00B63339" w:rsidRPr="004A38FA">
          <w:rPr>
            <w:rFonts w:ascii="Times New Roman" w:hAnsi="Times New Roman" w:cs="Times New Roman"/>
            <w:color w:val="0000FF"/>
            <w:sz w:val="24"/>
            <w:szCs w:val="24"/>
            <w:u w:val="single"/>
            <w:lang w:eastAsia="en-US"/>
          </w:rPr>
          <w:t>http://www.inegi.org.mx/geo/contenidos/recnat/edafologia/vectorial_serieII.aspx</w:t>
        </w:r>
      </w:hyperlink>
    </w:p>
    <w:p w:rsidR="00965311" w:rsidRPr="004A38FA" w:rsidRDefault="00965311"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Para el presente ejercicio serán empleados 467 </w:t>
      </w:r>
      <w:r w:rsidR="00346B51" w:rsidRPr="004A38FA">
        <w:rPr>
          <w:rFonts w:ascii="Times New Roman" w:hAnsi="Times New Roman" w:cs="Times New Roman"/>
          <w:sz w:val="24"/>
          <w:szCs w:val="24"/>
          <w:lang w:val="es-ES"/>
        </w:rPr>
        <w:t>observaciones de pH contenida</w:t>
      </w:r>
      <w:r w:rsidRPr="004A38FA">
        <w:rPr>
          <w:rFonts w:ascii="Times New Roman" w:hAnsi="Times New Roman" w:cs="Times New Roman"/>
          <w:sz w:val="24"/>
          <w:szCs w:val="24"/>
          <w:lang w:val="es-ES"/>
        </w:rPr>
        <w:t xml:space="preserve">s en estas colecciones </w:t>
      </w:r>
      <w:r w:rsidR="00D72915" w:rsidRPr="004A38FA">
        <w:rPr>
          <w:rFonts w:ascii="Times New Roman" w:hAnsi="Times New Roman" w:cs="Times New Roman"/>
          <w:sz w:val="24"/>
          <w:szCs w:val="24"/>
          <w:lang w:val="es-ES"/>
        </w:rPr>
        <w:t xml:space="preserve">de datos </w:t>
      </w:r>
      <w:r w:rsidRPr="004A38FA">
        <w:rPr>
          <w:rFonts w:ascii="Times New Roman" w:hAnsi="Times New Roman" w:cs="Times New Roman"/>
          <w:sz w:val="24"/>
          <w:szCs w:val="24"/>
          <w:lang w:val="es-ES"/>
        </w:rPr>
        <w:t>para un fragmento del centro de México (figura 1).</w:t>
      </w: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D72915" w:rsidRPr="004A38FA" w:rsidRDefault="00D72915"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lastRenderedPageBreak/>
        <w:t xml:space="preserve">Figura 1, zona de  estudio, gradiente de pH abarcando zonas ácidas del eje </w:t>
      </w:r>
      <w:proofErr w:type="spellStart"/>
      <w:r w:rsidRPr="004A38FA">
        <w:rPr>
          <w:rFonts w:ascii="Times New Roman" w:hAnsi="Times New Roman" w:cs="Times New Roman"/>
          <w:sz w:val="24"/>
          <w:szCs w:val="24"/>
          <w:lang w:val="es-ES"/>
        </w:rPr>
        <w:t>neovolcánico</w:t>
      </w:r>
      <w:proofErr w:type="spellEnd"/>
      <w:r w:rsidRPr="004A38FA">
        <w:rPr>
          <w:rFonts w:ascii="Times New Roman" w:hAnsi="Times New Roman" w:cs="Times New Roman"/>
          <w:sz w:val="24"/>
          <w:szCs w:val="24"/>
          <w:lang w:val="es-ES"/>
        </w:rPr>
        <w:t xml:space="preserve"> y ambientes sedimentarios y calizos del altiplano mexicano.  </w:t>
      </w:r>
    </w:p>
    <w:p w:rsidR="00965311" w:rsidRPr="004A38FA" w:rsidRDefault="00965311"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16843D60" wp14:editId="6A333D2D">
            <wp:extent cx="3267075" cy="22427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67075" cy="2242740"/>
                    </a:xfrm>
                    <a:prstGeom prst="rect">
                      <a:avLst/>
                    </a:prstGeom>
                  </pic:spPr>
                </pic:pic>
              </a:graphicData>
            </a:graphic>
          </wp:inline>
        </w:drawing>
      </w:r>
    </w:p>
    <w:p w:rsidR="006D0E3E" w:rsidRPr="004A38FA" w:rsidRDefault="00965311"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La zona donde el pH será modelado se incluye dentro de los límites del recuadro en línea </w:t>
      </w:r>
      <w:r w:rsidR="00D72915" w:rsidRPr="004A38FA">
        <w:rPr>
          <w:rFonts w:ascii="Times New Roman" w:hAnsi="Times New Roman" w:cs="Times New Roman"/>
          <w:sz w:val="24"/>
          <w:szCs w:val="24"/>
          <w:lang w:val="es-ES"/>
        </w:rPr>
        <w:t xml:space="preserve">negra, muestra un área aproximada de 25, 480 000 hectáreas. </w:t>
      </w:r>
      <w:r w:rsidR="009A5A19" w:rsidRPr="004A38FA">
        <w:rPr>
          <w:rFonts w:ascii="Times New Roman" w:hAnsi="Times New Roman" w:cs="Times New Roman"/>
          <w:sz w:val="24"/>
          <w:szCs w:val="24"/>
          <w:lang w:val="es-ES"/>
        </w:rPr>
        <w:t xml:space="preserve">Las </w:t>
      </w:r>
      <w:proofErr w:type="spellStart"/>
      <w:r w:rsidR="009A5A19" w:rsidRPr="004A38FA">
        <w:rPr>
          <w:rFonts w:ascii="Times New Roman" w:hAnsi="Times New Roman" w:cs="Times New Roman"/>
          <w:sz w:val="24"/>
          <w:szCs w:val="24"/>
          <w:lang w:val="es-ES"/>
        </w:rPr>
        <w:t>co</w:t>
      </w:r>
      <w:proofErr w:type="spellEnd"/>
      <w:r w:rsidR="009A5A19" w:rsidRPr="004A38FA">
        <w:rPr>
          <w:rFonts w:ascii="Times New Roman" w:hAnsi="Times New Roman" w:cs="Times New Roman"/>
          <w:sz w:val="24"/>
          <w:szCs w:val="24"/>
          <w:lang w:val="es-ES"/>
        </w:rPr>
        <w:t>-variables empleadas se incluyen como ma</w:t>
      </w:r>
      <w:r w:rsidR="00A641D1" w:rsidRPr="004A38FA">
        <w:rPr>
          <w:rFonts w:ascii="Times New Roman" w:hAnsi="Times New Roman" w:cs="Times New Roman"/>
          <w:sz w:val="24"/>
          <w:szCs w:val="24"/>
          <w:lang w:val="es-ES"/>
        </w:rPr>
        <w:t>terial adicional. Esta información fue transformada a una proyección Conforme Cónica de Lambert.</w:t>
      </w:r>
      <w:r w:rsidR="006D0E3E" w:rsidRPr="004A38FA">
        <w:rPr>
          <w:rFonts w:ascii="Times New Roman" w:hAnsi="Times New Roman" w:cs="Times New Roman"/>
          <w:sz w:val="24"/>
          <w:szCs w:val="24"/>
          <w:lang w:val="es-ES"/>
        </w:rPr>
        <w:t xml:space="preserve"> Para R es necesario que el usuario se asegure que todas las bases de datos espaciales se encuentren en el mismo sistema de coordenadas, así como la misma extensión geográfica (número de pixeles). Esto puede ser verificado de manera simple en SAGA GIS y en R (lea la documentación de los paquetes </w:t>
      </w:r>
      <w:proofErr w:type="spellStart"/>
      <w:r w:rsidR="0026170E" w:rsidRPr="004A38FA">
        <w:rPr>
          <w:rFonts w:ascii="Times New Roman" w:hAnsi="Times New Roman" w:cs="Times New Roman"/>
          <w:i/>
          <w:sz w:val="24"/>
          <w:szCs w:val="24"/>
          <w:lang w:val="es-ES"/>
        </w:rPr>
        <w:t>rgdal</w:t>
      </w:r>
      <w:proofErr w:type="spellEnd"/>
      <w:r w:rsidR="006D0E3E" w:rsidRPr="004A38FA">
        <w:rPr>
          <w:rFonts w:ascii="Times New Roman" w:hAnsi="Times New Roman" w:cs="Times New Roman"/>
          <w:i/>
          <w:sz w:val="24"/>
          <w:szCs w:val="24"/>
          <w:lang w:val="es-ES"/>
        </w:rPr>
        <w:t xml:space="preserve">, </w:t>
      </w:r>
      <w:proofErr w:type="spellStart"/>
      <w:r w:rsidR="006D0E3E" w:rsidRPr="004A38FA">
        <w:rPr>
          <w:rFonts w:ascii="Times New Roman" w:hAnsi="Times New Roman" w:cs="Times New Roman"/>
          <w:i/>
          <w:sz w:val="24"/>
          <w:szCs w:val="24"/>
          <w:lang w:val="es-ES"/>
        </w:rPr>
        <w:t>raster</w:t>
      </w:r>
      <w:proofErr w:type="spellEnd"/>
      <w:r w:rsidR="006D0E3E" w:rsidRPr="004A38FA">
        <w:rPr>
          <w:rFonts w:ascii="Times New Roman" w:hAnsi="Times New Roman" w:cs="Times New Roman"/>
          <w:i/>
          <w:sz w:val="24"/>
          <w:szCs w:val="24"/>
          <w:lang w:val="es-ES"/>
        </w:rPr>
        <w:t xml:space="preserve">, </w:t>
      </w:r>
      <w:proofErr w:type="spellStart"/>
      <w:r w:rsidR="006D0E3E" w:rsidRPr="004A38FA">
        <w:rPr>
          <w:rFonts w:ascii="Times New Roman" w:hAnsi="Times New Roman" w:cs="Times New Roman"/>
          <w:i/>
          <w:sz w:val="24"/>
          <w:szCs w:val="24"/>
          <w:lang w:val="es-ES"/>
        </w:rPr>
        <w:t>sp</w:t>
      </w:r>
      <w:proofErr w:type="spellEnd"/>
      <w:r w:rsidR="006D0E3E" w:rsidRPr="004A38FA">
        <w:rPr>
          <w:rFonts w:ascii="Times New Roman" w:hAnsi="Times New Roman" w:cs="Times New Roman"/>
          <w:i/>
          <w:sz w:val="24"/>
          <w:szCs w:val="24"/>
          <w:lang w:val="es-ES"/>
        </w:rPr>
        <w:t xml:space="preserve"> y </w:t>
      </w:r>
      <w:proofErr w:type="spellStart"/>
      <w:r w:rsidR="006D0E3E" w:rsidRPr="004A38FA">
        <w:rPr>
          <w:rFonts w:ascii="Times New Roman" w:hAnsi="Times New Roman" w:cs="Times New Roman"/>
          <w:i/>
          <w:sz w:val="24"/>
          <w:szCs w:val="24"/>
          <w:lang w:val="es-ES"/>
        </w:rPr>
        <w:t>maptools</w:t>
      </w:r>
      <w:proofErr w:type="spellEnd"/>
      <w:r w:rsidR="006D0E3E" w:rsidRPr="004A38FA">
        <w:rPr>
          <w:rFonts w:ascii="Times New Roman" w:hAnsi="Times New Roman" w:cs="Times New Roman"/>
          <w:sz w:val="24"/>
          <w:szCs w:val="24"/>
          <w:lang w:val="es-ES"/>
        </w:rPr>
        <w:t xml:space="preserve">).  El código está preparado para un archivo tipo </w:t>
      </w:r>
      <w:proofErr w:type="spellStart"/>
      <w:r w:rsidR="006D0E3E" w:rsidRPr="004A38FA">
        <w:rPr>
          <w:rFonts w:ascii="Times New Roman" w:hAnsi="Times New Roman" w:cs="Times New Roman"/>
          <w:i/>
          <w:sz w:val="24"/>
          <w:szCs w:val="24"/>
          <w:lang w:val="es-ES"/>
        </w:rPr>
        <w:t>shapefile</w:t>
      </w:r>
      <w:proofErr w:type="spellEnd"/>
      <w:r w:rsidR="006D0E3E" w:rsidRPr="004A38FA">
        <w:rPr>
          <w:rFonts w:ascii="Times New Roman" w:hAnsi="Times New Roman" w:cs="Times New Roman"/>
          <w:sz w:val="24"/>
          <w:szCs w:val="24"/>
          <w:lang w:val="es-ES"/>
        </w:rPr>
        <w:t xml:space="preserve"> que contiene la información de las observaciones de INEGI como los entrega. Sin embargo puede adaptarse a cualquier conjunto de datos y </w:t>
      </w:r>
      <w:proofErr w:type="spellStart"/>
      <w:r w:rsidR="006D0E3E" w:rsidRPr="004A38FA">
        <w:rPr>
          <w:rFonts w:ascii="Times New Roman" w:hAnsi="Times New Roman" w:cs="Times New Roman"/>
          <w:sz w:val="24"/>
          <w:szCs w:val="24"/>
          <w:lang w:val="es-ES"/>
        </w:rPr>
        <w:t>co</w:t>
      </w:r>
      <w:proofErr w:type="spellEnd"/>
      <w:r w:rsidR="006D0E3E" w:rsidRPr="004A38FA">
        <w:rPr>
          <w:rFonts w:ascii="Times New Roman" w:hAnsi="Times New Roman" w:cs="Times New Roman"/>
          <w:sz w:val="24"/>
          <w:szCs w:val="24"/>
          <w:lang w:val="es-ES"/>
        </w:rPr>
        <w:t xml:space="preserve">-variables. </w:t>
      </w:r>
    </w:p>
    <w:p w:rsidR="004A38FA" w:rsidRDefault="004A38FA" w:rsidP="004A38FA">
      <w:pPr>
        <w:pStyle w:val="WW-Predeterminado"/>
        <w:spacing w:after="0" w:line="240" w:lineRule="auto"/>
        <w:rPr>
          <w:rFonts w:ascii="Times New Roman" w:hAnsi="Times New Roman" w:cs="Times New Roman"/>
          <w:b/>
          <w:i/>
          <w:sz w:val="24"/>
          <w:szCs w:val="24"/>
          <w:lang w:val="es-ES"/>
        </w:rPr>
      </w:pPr>
    </w:p>
    <w:p w:rsidR="00A641D1" w:rsidRPr="004A38FA" w:rsidRDefault="00A641D1" w:rsidP="004A38FA">
      <w:pPr>
        <w:pStyle w:val="WW-Predeterminado"/>
        <w:spacing w:after="0" w:line="240" w:lineRule="auto"/>
        <w:rPr>
          <w:rFonts w:ascii="Times New Roman" w:hAnsi="Times New Roman" w:cs="Times New Roman"/>
          <w:b/>
          <w:i/>
          <w:sz w:val="24"/>
          <w:szCs w:val="24"/>
          <w:lang w:val="es-ES"/>
        </w:rPr>
      </w:pPr>
      <w:r w:rsidRPr="004A38FA">
        <w:rPr>
          <w:rFonts w:ascii="Times New Roman" w:hAnsi="Times New Roman" w:cs="Times New Roman"/>
          <w:b/>
          <w:i/>
          <w:sz w:val="24"/>
          <w:szCs w:val="24"/>
          <w:lang w:val="es-ES"/>
        </w:rPr>
        <w:t>Flujo de trabajo:</w:t>
      </w:r>
    </w:p>
    <w:p w:rsidR="004A38FA" w:rsidRDefault="004A38FA" w:rsidP="004A38FA">
      <w:pPr>
        <w:pStyle w:val="WW-Predeterminado"/>
        <w:spacing w:after="0" w:line="240" w:lineRule="auto"/>
        <w:rPr>
          <w:rFonts w:ascii="Times New Roman" w:hAnsi="Times New Roman" w:cs="Times New Roman"/>
          <w:sz w:val="24"/>
          <w:szCs w:val="24"/>
          <w:lang w:val="es-ES"/>
        </w:rPr>
      </w:pPr>
    </w:p>
    <w:p w:rsidR="00CD6455" w:rsidRPr="004A38FA" w:rsidRDefault="00CD6455"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Figura 2 Esta metodología sigue 4 pasos principales y se comparten datos, </w:t>
      </w:r>
      <w:proofErr w:type="spellStart"/>
      <w:r w:rsidRPr="004A38FA">
        <w:rPr>
          <w:rFonts w:ascii="Times New Roman" w:hAnsi="Times New Roman" w:cs="Times New Roman"/>
          <w:sz w:val="24"/>
          <w:szCs w:val="24"/>
          <w:lang w:val="es-ES"/>
        </w:rPr>
        <w:t>covariables</w:t>
      </w:r>
      <w:proofErr w:type="spellEnd"/>
      <w:r w:rsidRPr="004A38FA">
        <w:rPr>
          <w:rFonts w:ascii="Times New Roman" w:hAnsi="Times New Roman" w:cs="Times New Roman"/>
          <w:sz w:val="24"/>
          <w:szCs w:val="24"/>
          <w:lang w:val="es-ES"/>
        </w:rPr>
        <w:t xml:space="preserve"> y códigos de fuente libre para su procesamiento y reproducibilidad.</w:t>
      </w:r>
    </w:p>
    <w:p w:rsidR="00D72915" w:rsidRPr="004A38FA" w:rsidRDefault="00CD6455" w:rsidP="004A38FA">
      <w:pPr>
        <w:pStyle w:val="WW-Predeterminado"/>
        <w:spacing w:after="0" w:line="240" w:lineRule="auto"/>
        <w:rPr>
          <w:rFonts w:ascii="Times New Roman" w:hAnsi="Times New Roman" w:cs="Times New Roman"/>
          <w:b/>
          <w:i/>
          <w:sz w:val="24"/>
          <w:szCs w:val="24"/>
          <w:lang w:val="es-ES"/>
        </w:rPr>
      </w:pPr>
      <w:r w:rsidRPr="004A38FA">
        <w:rPr>
          <w:rFonts w:ascii="Times New Roman" w:hAnsi="Times New Roman" w:cs="Times New Roman"/>
          <w:noProof/>
          <w:sz w:val="24"/>
          <w:szCs w:val="24"/>
          <w:lang w:eastAsia="en-US"/>
        </w:rPr>
        <w:drawing>
          <wp:inline distT="0" distB="0" distL="0" distR="0" wp14:anchorId="4ABED51E" wp14:editId="1602BDB6">
            <wp:extent cx="5612130" cy="18980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898015"/>
                    </a:xfrm>
                    <a:prstGeom prst="rect">
                      <a:avLst/>
                    </a:prstGeom>
                  </pic:spPr>
                </pic:pic>
              </a:graphicData>
            </a:graphic>
          </wp:inline>
        </w:drawing>
      </w:r>
    </w:p>
    <w:p w:rsidR="004A38FA" w:rsidRDefault="004A38FA" w:rsidP="004A38FA">
      <w:pPr>
        <w:pStyle w:val="WW-Predeterminado"/>
        <w:spacing w:after="0" w:line="240" w:lineRule="auto"/>
        <w:rPr>
          <w:rFonts w:ascii="Times New Roman" w:hAnsi="Times New Roman" w:cs="Times New Roman"/>
          <w:sz w:val="24"/>
          <w:szCs w:val="24"/>
          <w:lang w:val="es-ES"/>
        </w:rPr>
      </w:pPr>
    </w:p>
    <w:p w:rsidR="00CD6455" w:rsidRPr="004A38FA" w:rsidRDefault="00CD6455"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Abra</w:t>
      </w:r>
      <w:r w:rsidR="009A5A19" w:rsidRPr="004A38FA">
        <w:rPr>
          <w:rFonts w:ascii="Times New Roman" w:hAnsi="Times New Roman" w:cs="Times New Roman"/>
          <w:sz w:val="24"/>
          <w:szCs w:val="24"/>
          <w:lang w:val="es-ES"/>
        </w:rPr>
        <w:t xml:space="preserve"> el código </w:t>
      </w:r>
      <w:proofErr w:type="spellStart"/>
      <w:r w:rsidR="009A5A19" w:rsidRPr="004A38FA">
        <w:rPr>
          <w:rFonts w:ascii="Times New Roman" w:hAnsi="Times New Roman" w:cs="Times New Roman"/>
          <w:i/>
          <w:sz w:val="24"/>
          <w:szCs w:val="24"/>
          <w:lang w:val="es-ES"/>
        </w:rPr>
        <w:t>RutinaDocumentadaRF_RK.r</w:t>
      </w:r>
      <w:proofErr w:type="spellEnd"/>
      <w:r w:rsidR="009A5A19" w:rsidRPr="004A38FA">
        <w:rPr>
          <w:rFonts w:ascii="Times New Roman" w:hAnsi="Times New Roman" w:cs="Times New Roman"/>
          <w:sz w:val="24"/>
          <w:szCs w:val="24"/>
          <w:lang w:val="es-ES"/>
        </w:rPr>
        <w:t xml:space="preserve"> en R o en </w:t>
      </w:r>
      <w:proofErr w:type="spellStart"/>
      <w:r w:rsidR="009A5A19" w:rsidRPr="004A38FA">
        <w:rPr>
          <w:rFonts w:ascii="Times New Roman" w:hAnsi="Times New Roman" w:cs="Times New Roman"/>
          <w:sz w:val="24"/>
          <w:szCs w:val="24"/>
          <w:lang w:val="es-ES"/>
        </w:rPr>
        <w:t>Tinn</w:t>
      </w:r>
      <w:proofErr w:type="spellEnd"/>
      <w:r w:rsidR="009A5A19" w:rsidRPr="004A38FA">
        <w:rPr>
          <w:rFonts w:ascii="Times New Roman" w:hAnsi="Times New Roman" w:cs="Times New Roman"/>
          <w:sz w:val="24"/>
          <w:szCs w:val="24"/>
          <w:lang w:val="es-ES"/>
        </w:rPr>
        <w:t xml:space="preserve"> R o </w:t>
      </w:r>
      <w:proofErr w:type="spellStart"/>
      <w:r w:rsidR="009A5A19" w:rsidRPr="004A38FA">
        <w:rPr>
          <w:rFonts w:ascii="Times New Roman" w:hAnsi="Times New Roman" w:cs="Times New Roman"/>
          <w:sz w:val="24"/>
          <w:szCs w:val="24"/>
          <w:lang w:val="es-ES"/>
        </w:rPr>
        <w:t>RStudio</w:t>
      </w:r>
      <w:proofErr w:type="spellEnd"/>
      <w:r w:rsidR="009A5A19" w:rsidRPr="004A38FA">
        <w:rPr>
          <w:rFonts w:ascii="Times New Roman" w:hAnsi="Times New Roman" w:cs="Times New Roman"/>
          <w:sz w:val="24"/>
          <w:szCs w:val="24"/>
          <w:lang w:val="es-ES"/>
        </w:rPr>
        <w:t>.</w:t>
      </w:r>
      <w:r w:rsidRPr="004A38FA">
        <w:rPr>
          <w:rFonts w:ascii="Times New Roman" w:hAnsi="Times New Roman" w:cs="Times New Roman"/>
          <w:sz w:val="24"/>
          <w:szCs w:val="24"/>
          <w:lang w:val="es-ES"/>
        </w:rPr>
        <w:t xml:space="preserve"> Note como este código </w:t>
      </w:r>
      <w:r w:rsidR="001E6AA7" w:rsidRPr="004A38FA">
        <w:rPr>
          <w:rFonts w:ascii="Times New Roman" w:hAnsi="Times New Roman" w:cs="Times New Roman"/>
          <w:sz w:val="24"/>
          <w:szCs w:val="24"/>
          <w:lang w:val="es-ES"/>
        </w:rPr>
        <w:t>está</w:t>
      </w:r>
      <w:r w:rsidRPr="004A38FA">
        <w:rPr>
          <w:rFonts w:ascii="Times New Roman" w:hAnsi="Times New Roman" w:cs="Times New Roman"/>
          <w:sz w:val="24"/>
          <w:szCs w:val="24"/>
          <w:lang w:val="es-ES"/>
        </w:rPr>
        <w:t xml:space="preserve"> organizado en 4 pasos principales como se muestra en la figura 2. </w:t>
      </w:r>
    </w:p>
    <w:p w:rsidR="004A38FA" w:rsidRDefault="004A38FA" w:rsidP="004A38FA">
      <w:pPr>
        <w:pStyle w:val="WW-Predeterminado"/>
        <w:spacing w:after="0" w:line="240" w:lineRule="auto"/>
        <w:rPr>
          <w:rFonts w:ascii="Times New Roman" w:hAnsi="Times New Roman" w:cs="Times New Roman"/>
          <w:b/>
          <w:i/>
          <w:sz w:val="24"/>
          <w:szCs w:val="24"/>
          <w:lang w:val="es-ES"/>
        </w:rPr>
      </w:pPr>
    </w:p>
    <w:p w:rsidR="009A5A19" w:rsidRPr="004A38FA" w:rsidRDefault="00CD6455"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b/>
          <w:i/>
          <w:sz w:val="24"/>
          <w:szCs w:val="24"/>
          <w:lang w:val="es-ES"/>
        </w:rPr>
        <w:t>Paso 1:</w:t>
      </w:r>
      <w:r w:rsidRPr="004A38FA">
        <w:rPr>
          <w:rFonts w:ascii="Times New Roman" w:hAnsi="Times New Roman" w:cs="Times New Roman"/>
          <w:sz w:val="24"/>
          <w:szCs w:val="24"/>
          <w:lang w:val="es-ES"/>
        </w:rPr>
        <w:t xml:space="preserve"> </w:t>
      </w:r>
      <w:r w:rsidR="00A335DE" w:rsidRPr="004A38FA">
        <w:rPr>
          <w:rFonts w:ascii="Times New Roman" w:hAnsi="Times New Roman" w:cs="Times New Roman"/>
          <w:sz w:val="24"/>
          <w:szCs w:val="24"/>
          <w:lang w:val="es-ES"/>
        </w:rPr>
        <w:t xml:space="preserve">Dirija la dirección o ruta de su directorio de trabajo con el comando </w:t>
      </w:r>
      <w:proofErr w:type="spellStart"/>
      <w:proofErr w:type="gramStart"/>
      <w:r w:rsidR="00A335DE" w:rsidRPr="004A38FA">
        <w:rPr>
          <w:rFonts w:ascii="Times New Roman" w:hAnsi="Times New Roman" w:cs="Times New Roman"/>
          <w:sz w:val="24"/>
          <w:szCs w:val="24"/>
          <w:lang w:val="es-ES"/>
        </w:rPr>
        <w:t>setwd</w:t>
      </w:r>
      <w:proofErr w:type="spellEnd"/>
      <w:r w:rsidR="00A335DE" w:rsidRPr="004A38FA">
        <w:rPr>
          <w:rFonts w:ascii="Times New Roman" w:hAnsi="Times New Roman" w:cs="Times New Roman"/>
          <w:sz w:val="24"/>
          <w:szCs w:val="24"/>
          <w:lang w:val="es-ES"/>
        </w:rPr>
        <w:t>(</w:t>
      </w:r>
      <w:proofErr w:type="gramEnd"/>
      <w:r w:rsidR="00A335DE" w:rsidRPr="004A38FA">
        <w:rPr>
          <w:rFonts w:ascii="Times New Roman" w:hAnsi="Times New Roman" w:cs="Times New Roman"/>
          <w:sz w:val="24"/>
          <w:szCs w:val="24"/>
          <w:lang w:val="es-ES"/>
        </w:rPr>
        <w:t xml:space="preserve">), como se especifica en el código (línea 7). Una vez señalado el directorio o ruta de trabajo (el cual </w:t>
      </w:r>
      <w:r w:rsidR="00A335DE" w:rsidRPr="004A38FA">
        <w:rPr>
          <w:rFonts w:ascii="Times New Roman" w:hAnsi="Times New Roman" w:cs="Times New Roman"/>
          <w:sz w:val="24"/>
          <w:szCs w:val="24"/>
          <w:lang w:val="es-ES"/>
        </w:rPr>
        <w:lastRenderedPageBreak/>
        <w:t>es el único cambio que hay que hacer al código en este paso). Copie y pegue todo el paso 1 (línea 1 a línea 48) en la consola de R. L</w:t>
      </w:r>
      <w:r w:rsidRPr="004A38FA">
        <w:rPr>
          <w:rFonts w:ascii="Times New Roman" w:hAnsi="Times New Roman" w:cs="Times New Roman"/>
          <w:sz w:val="24"/>
          <w:szCs w:val="24"/>
          <w:lang w:val="es-ES"/>
        </w:rPr>
        <w:t xml:space="preserve">a función </w:t>
      </w:r>
      <w:proofErr w:type="spellStart"/>
      <w:r w:rsidRPr="004A38FA">
        <w:rPr>
          <w:rFonts w:ascii="Times New Roman" w:hAnsi="Times New Roman" w:cs="Times New Roman"/>
          <w:sz w:val="24"/>
          <w:szCs w:val="24"/>
          <w:lang w:val="es-ES"/>
        </w:rPr>
        <w:t>install.packages</w:t>
      </w:r>
      <w:proofErr w:type="spellEnd"/>
      <w:r w:rsidRPr="004A38FA">
        <w:rPr>
          <w:rFonts w:ascii="Times New Roman" w:hAnsi="Times New Roman" w:cs="Times New Roman"/>
          <w:sz w:val="24"/>
          <w:szCs w:val="24"/>
          <w:lang w:val="es-ES"/>
        </w:rPr>
        <w:t xml:space="preserve"> () solamente es necesaria correrla una vez, y cada paquete de R necesario se activa en cada sesión con la función </w:t>
      </w:r>
      <w:proofErr w:type="spellStart"/>
      <w:r w:rsidRPr="004A38FA">
        <w:rPr>
          <w:rFonts w:ascii="Times New Roman" w:hAnsi="Times New Roman" w:cs="Times New Roman"/>
          <w:sz w:val="24"/>
          <w:szCs w:val="24"/>
          <w:lang w:val="es-ES"/>
        </w:rPr>
        <w:t>library</w:t>
      </w:r>
      <w:proofErr w:type="spellEnd"/>
      <w:r w:rsidRPr="004A38FA">
        <w:rPr>
          <w:rFonts w:ascii="Times New Roman" w:hAnsi="Times New Roman" w:cs="Times New Roman"/>
          <w:sz w:val="24"/>
          <w:szCs w:val="24"/>
          <w:lang w:val="es-ES"/>
        </w:rPr>
        <w:t xml:space="preserve"> ().</w:t>
      </w:r>
      <w:r w:rsidR="00A335DE" w:rsidRPr="004A38FA">
        <w:rPr>
          <w:rFonts w:ascii="Times New Roman" w:hAnsi="Times New Roman" w:cs="Times New Roman"/>
          <w:sz w:val="24"/>
          <w:szCs w:val="24"/>
          <w:lang w:val="es-ES"/>
        </w:rPr>
        <w:t xml:space="preserve"> Todo aquello que siga después del símbolo # es nota y R hará caso omiso.</w:t>
      </w:r>
      <w:r w:rsidRPr="004A38FA">
        <w:rPr>
          <w:rFonts w:ascii="Times New Roman" w:hAnsi="Times New Roman" w:cs="Times New Roman"/>
          <w:sz w:val="24"/>
          <w:szCs w:val="24"/>
          <w:lang w:val="es-ES"/>
        </w:rPr>
        <w:t xml:space="preserve"> </w:t>
      </w:r>
    </w:p>
    <w:p w:rsidR="004A38FA" w:rsidRDefault="004A38FA" w:rsidP="004A38FA">
      <w:pPr>
        <w:pStyle w:val="WW-Predeterminado"/>
        <w:spacing w:after="0" w:line="240" w:lineRule="auto"/>
        <w:rPr>
          <w:rFonts w:ascii="Times New Roman" w:hAnsi="Times New Roman" w:cs="Times New Roman"/>
          <w:b/>
          <w:i/>
          <w:sz w:val="24"/>
          <w:szCs w:val="24"/>
          <w:lang w:val="es-ES"/>
        </w:rPr>
      </w:pPr>
    </w:p>
    <w:p w:rsidR="00A335DE" w:rsidRPr="004A38FA" w:rsidRDefault="00A335DE"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b/>
          <w:i/>
          <w:sz w:val="24"/>
          <w:szCs w:val="24"/>
          <w:lang w:val="es-ES"/>
        </w:rPr>
        <w:t>Paso 2</w:t>
      </w:r>
      <w:r w:rsidRPr="004A38FA">
        <w:rPr>
          <w:rFonts w:ascii="Times New Roman" w:hAnsi="Times New Roman" w:cs="Times New Roman"/>
          <w:sz w:val="24"/>
          <w:szCs w:val="24"/>
          <w:lang w:val="es-ES"/>
        </w:rPr>
        <w:t xml:space="preserve">: La base de datos de campo se encuentra en un formato tipo </w:t>
      </w:r>
      <w:proofErr w:type="spellStart"/>
      <w:r w:rsidRPr="004A38FA">
        <w:rPr>
          <w:rFonts w:ascii="Times New Roman" w:hAnsi="Times New Roman" w:cs="Times New Roman"/>
          <w:sz w:val="24"/>
          <w:szCs w:val="24"/>
          <w:lang w:val="es-ES"/>
        </w:rPr>
        <w:t>shape</w:t>
      </w:r>
      <w:proofErr w:type="spellEnd"/>
      <w:r w:rsidRPr="004A38FA">
        <w:rPr>
          <w:rFonts w:ascii="Times New Roman" w:hAnsi="Times New Roman" w:cs="Times New Roman"/>
          <w:sz w:val="24"/>
          <w:szCs w:val="24"/>
          <w:lang w:val="es-ES"/>
        </w:rPr>
        <w:t xml:space="preserve"> file, del cual leeremos en R su componente *.</w:t>
      </w:r>
      <w:proofErr w:type="spellStart"/>
      <w:r w:rsidRPr="004A38FA">
        <w:rPr>
          <w:rFonts w:ascii="Times New Roman" w:hAnsi="Times New Roman" w:cs="Times New Roman"/>
          <w:sz w:val="24"/>
          <w:szCs w:val="24"/>
          <w:lang w:val="es-ES"/>
        </w:rPr>
        <w:t>dbf</w:t>
      </w:r>
      <w:proofErr w:type="spellEnd"/>
      <w:r w:rsidRPr="004A38FA">
        <w:rPr>
          <w:rFonts w:ascii="Times New Roman" w:hAnsi="Times New Roman" w:cs="Times New Roman"/>
          <w:sz w:val="24"/>
          <w:szCs w:val="24"/>
          <w:lang w:val="es-ES"/>
        </w:rPr>
        <w:t>, que contiene la tabla de información. Esta base de datos debe de contener,</w:t>
      </w:r>
      <w:r w:rsidR="001E6AA7" w:rsidRPr="004A38FA">
        <w:rPr>
          <w:rFonts w:ascii="Times New Roman" w:hAnsi="Times New Roman" w:cs="Times New Roman"/>
          <w:sz w:val="24"/>
          <w:szCs w:val="24"/>
          <w:lang w:val="es-ES"/>
        </w:rPr>
        <w:t xml:space="preserve"> </w:t>
      </w:r>
      <w:r w:rsidRPr="004A38FA">
        <w:rPr>
          <w:rFonts w:ascii="Times New Roman" w:hAnsi="Times New Roman" w:cs="Times New Roman"/>
          <w:sz w:val="24"/>
          <w:szCs w:val="24"/>
          <w:lang w:val="es-ES"/>
        </w:rPr>
        <w:t>al menos</w:t>
      </w:r>
      <w:r w:rsidR="001E6AA7" w:rsidRPr="004A38FA">
        <w:rPr>
          <w:rFonts w:ascii="Times New Roman" w:hAnsi="Times New Roman" w:cs="Times New Roman"/>
          <w:sz w:val="24"/>
          <w:szCs w:val="24"/>
          <w:lang w:val="es-ES"/>
        </w:rPr>
        <w:t>,</w:t>
      </w:r>
      <w:r w:rsidRPr="004A38FA">
        <w:rPr>
          <w:rFonts w:ascii="Times New Roman" w:hAnsi="Times New Roman" w:cs="Times New Roman"/>
          <w:sz w:val="24"/>
          <w:szCs w:val="24"/>
          <w:lang w:val="es-ES"/>
        </w:rPr>
        <w:t xml:space="preserve"> dos columnas de coordenadas y una columna con </w:t>
      </w:r>
      <w:proofErr w:type="gramStart"/>
      <w:r w:rsidRPr="004A38FA">
        <w:rPr>
          <w:rFonts w:ascii="Times New Roman" w:hAnsi="Times New Roman" w:cs="Times New Roman"/>
          <w:sz w:val="24"/>
          <w:szCs w:val="24"/>
          <w:lang w:val="es-ES"/>
        </w:rPr>
        <w:t>la</w:t>
      </w:r>
      <w:proofErr w:type="gramEnd"/>
      <w:r w:rsidRPr="004A38FA">
        <w:rPr>
          <w:rFonts w:ascii="Times New Roman" w:hAnsi="Times New Roman" w:cs="Times New Roman"/>
          <w:sz w:val="24"/>
          <w:szCs w:val="24"/>
          <w:lang w:val="es-ES"/>
        </w:rPr>
        <w:t xml:space="preserve"> variable objetivo (aquella que se quiere modelar, en este caso el pH superficial del suelo). En esta base de datos se cuenta con información por horizonte a distintas profundidades asociadas a las mismas coordenadas. Serán seleccionad</w:t>
      </w:r>
      <w:r w:rsidR="00A035DD" w:rsidRPr="004A38FA">
        <w:rPr>
          <w:rFonts w:ascii="Times New Roman" w:hAnsi="Times New Roman" w:cs="Times New Roman"/>
          <w:sz w:val="24"/>
          <w:szCs w:val="24"/>
          <w:lang w:val="es-ES"/>
        </w:rPr>
        <w:t>o</w:t>
      </w:r>
      <w:r w:rsidRPr="004A38FA">
        <w:rPr>
          <w:rFonts w:ascii="Times New Roman" w:hAnsi="Times New Roman" w:cs="Times New Roman"/>
          <w:sz w:val="24"/>
          <w:szCs w:val="24"/>
          <w:lang w:val="es-ES"/>
        </w:rPr>
        <w:t xml:space="preserve">s a continuación aquellos datos correspondientes solamente al horizonte 1 del suelo y </w:t>
      </w:r>
      <w:r w:rsidR="00A035DD" w:rsidRPr="004A38FA">
        <w:rPr>
          <w:rFonts w:ascii="Times New Roman" w:hAnsi="Times New Roman" w:cs="Times New Roman"/>
          <w:sz w:val="24"/>
          <w:szCs w:val="24"/>
          <w:lang w:val="es-ES"/>
        </w:rPr>
        <w:t>serán eliminadas aquellas variables que no sean el pH y sus coordenadas espaciales (líneas 56-59). Posteriormente será generado un histograma de distribución de datos y la estadística descriptiva de la variable a modelar.</w:t>
      </w:r>
      <w:r w:rsidR="00923A07" w:rsidRPr="004A38FA">
        <w:rPr>
          <w:rFonts w:ascii="Times New Roman" w:hAnsi="Times New Roman" w:cs="Times New Roman"/>
          <w:sz w:val="24"/>
          <w:szCs w:val="24"/>
          <w:lang w:val="es-ES"/>
        </w:rPr>
        <w:t xml:space="preserve"> Los valores de los predictores a cada observación de campo serán extraídos a continuación y </w:t>
      </w:r>
      <w:r w:rsidR="001E6AA7" w:rsidRPr="004A38FA">
        <w:rPr>
          <w:rFonts w:ascii="Times New Roman" w:hAnsi="Times New Roman" w:cs="Times New Roman"/>
          <w:sz w:val="24"/>
          <w:szCs w:val="24"/>
          <w:lang w:val="es-ES"/>
        </w:rPr>
        <w:t>cuatro</w:t>
      </w:r>
      <w:r w:rsidR="00923A07" w:rsidRPr="004A38FA">
        <w:rPr>
          <w:rFonts w:ascii="Times New Roman" w:hAnsi="Times New Roman" w:cs="Times New Roman"/>
          <w:sz w:val="24"/>
          <w:szCs w:val="24"/>
          <w:lang w:val="es-ES"/>
        </w:rPr>
        <w:t xml:space="preserve"> nuevas bases de datos serán generadas</w:t>
      </w:r>
      <w:r w:rsidR="00310B98" w:rsidRPr="004A38FA">
        <w:rPr>
          <w:rFonts w:ascii="Times New Roman" w:hAnsi="Times New Roman" w:cs="Times New Roman"/>
          <w:sz w:val="24"/>
          <w:szCs w:val="24"/>
          <w:lang w:val="es-ES"/>
        </w:rPr>
        <w:t xml:space="preserve">, data y net que corresponden a los datos de campo y al espacio de </w:t>
      </w:r>
      <w:proofErr w:type="spellStart"/>
      <w:r w:rsidR="00310B98" w:rsidRPr="004A38FA">
        <w:rPr>
          <w:rFonts w:ascii="Times New Roman" w:hAnsi="Times New Roman" w:cs="Times New Roman"/>
          <w:sz w:val="24"/>
          <w:szCs w:val="24"/>
          <w:lang w:val="es-ES"/>
        </w:rPr>
        <w:t>covariables</w:t>
      </w:r>
      <w:proofErr w:type="spellEnd"/>
      <w:r w:rsidR="00310B98" w:rsidRPr="004A38FA">
        <w:rPr>
          <w:rFonts w:ascii="Times New Roman" w:hAnsi="Times New Roman" w:cs="Times New Roman"/>
          <w:sz w:val="24"/>
          <w:szCs w:val="24"/>
          <w:lang w:val="es-ES"/>
        </w:rPr>
        <w:t>, respectivamente; entrenamiento y prueba que corresponden al 80 y 20 % de la base de campo data. E</w:t>
      </w:r>
      <w:r w:rsidR="00923A07" w:rsidRPr="004A38FA">
        <w:rPr>
          <w:rFonts w:ascii="Times New Roman" w:hAnsi="Times New Roman" w:cs="Times New Roman"/>
          <w:sz w:val="24"/>
          <w:szCs w:val="24"/>
          <w:lang w:val="es-ES"/>
        </w:rPr>
        <w:t>l nombre de uno de los predictores incluyendo su extensión es necesario como referencia de extracción (en este caso “</w:t>
      </w:r>
      <w:proofErr w:type="spellStart"/>
      <w:r w:rsidR="00923A07" w:rsidRPr="004A38FA">
        <w:rPr>
          <w:rFonts w:ascii="Times New Roman" w:hAnsi="Times New Roman" w:cs="Times New Roman"/>
          <w:sz w:val="24"/>
          <w:szCs w:val="24"/>
          <w:lang w:val="es-ES"/>
        </w:rPr>
        <w:t>BalHid.tif</w:t>
      </w:r>
      <w:proofErr w:type="spellEnd"/>
      <w:r w:rsidR="00923A07" w:rsidRPr="004A38FA">
        <w:rPr>
          <w:rFonts w:ascii="Times New Roman" w:hAnsi="Times New Roman" w:cs="Times New Roman"/>
          <w:sz w:val="24"/>
          <w:szCs w:val="24"/>
          <w:lang w:val="es-ES"/>
        </w:rPr>
        <w:t>", línea 69)</w:t>
      </w:r>
      <w:r w:rsidR="00310B98" w:rsidRPr="004A38FA">
        <w:rPr>
          <w:rFonts w:ascii="Times New Roman" w:hAnsi="Times New Roman" w:cs="Times New Roman"/>
          <w:sz w:val="24"/>
          <w:szCs w:val="24"/>
          <w:lang w:val="es-ES"/>
        </w:rPr>
        <w:t>, el cual genera una columna (</w:t>
      </w:r>
      <w:proofErr w:type="spellStart"/>
      <w:r w:rsidR="00310B98" w:rsidRPr="004A38FA">
        <w:rPr>
          <w:rFonts w:ascii="Times New Roman" w:hAnsi="Times New Roman" w:cs="Times New Roman"/>
          <w:sz w:val="24"/>
          <w:szCs w:val="24"/>
          <w:lang w:val="es-ES"/>
        </w:rPr>
        <w:t>net$BalHid</w:t>
      </w:r>
      <w:proofErr w:type="spellEnd"/>
      <w:r w:rsidR="00310B98" w:rsidRPr="004A38FA">
        <w:rPr>
          <w:rFonts w:ascii="Times New Roman" w:hAnsi="Times New Roman" w:cs="Times New Roman"/>
          <w:sz w:val="24"/>
          <w:szCs w:val="24"/>
          <w:lang w:val="es-ES"/>
        </w:rPr>
        <w:t>&lt;-NULL) que tiene que ser eliminada posteriormente (línea 75). Note como los valores no asignados (</w:t>
      </w:r>
      <w:proofErr w:type="spellStart"/>
      <w:r w:rsidR="00310B98" w:rsidRPr="004A38FA">
        <w:rPr>
          <w:rFonts w:ascii="Times New Roman" w:hAnsi="Times New Roman" w:cs="Times New Roman"/>
          <w:sz w:val="24"/>
          <w:szCs w:val="24"/>
          <w:lang w:val="es-ES"/>
        </w:rPr>
        <w:t>NA´s</w:t>
      </w:r>
      <w:proofErr w:type="spellEnd"/>
      <w:r w:rsidR="00310B98" w:rsidRPr="004A38FA">
        <w:rPr>
          <w:rFonts w:ascii="Times New Roman" w:hAnsi="Times New Roman" w:cs="Times New Roman"/>
          <w:sz w:val="24"/>
          <w:szCs w:val="24"/>
          <w:lang w:val="es-ES"/>
        </w:rPr>
        <w:t xml:space="preserve">) fueron reemplazados por 0.001 (líneas 92 y 93)  </w:t>
      </w:r>
    </w:p>
    <w:p w:rsidR="004A38FA" w:rsidRDefault="004A38FA" w:rsidP="004A38FA">
      <w:pPr>
        <w:pStyle w:val="WW-Predeterminado"/>
        <w:spacing w:after="0" w:line="240" w:lineRule="auto"/>
        <w:rPr>
          <w:rFonts w:ascii="Times New Roman" w:hAnsi="Times New Roman" w:cs="Times New Roman"/>
          <w:b/>
          <w:i/>
          <w:sz w:val="24"/>
          <w:szCs w:val="24"/>
          <w:lang w:val="es-ES"/>
        </w:rPr>
      </w:pPr>
    </w:p>
    <w:p w:rsidR="00310B98" w:rsidRPr="004A38FA" w:rsidRDefault="00310B9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b/>
          <w:i/>
          <w:sz w:val="24"/>
          <w:szCs w:val="24"/>
          <w:lang w:val="es-ES"/>
        </w:rPr>
        <w:t>Paso 3</w:t>
      </w:r>
      <w:r w:rsidRPr="004A38FA">
        <w:rPr>
          <w:rFonts w:ascii="Times New Roman" w:hAnsi="Times New Roman" w:cs="Times New Roman"/>
          <w:sz w:val="24"/>
          <w:szCs w:val="24"/>
          <w:lang w:val="es-ES"/>
        </w:rPr>
        <w:t xml:space="preserve"> </w:t>
      </w:r>
      <w:r w:rsidR="00087BAF" w:rsidRPr="004A38FA">
        <w:rPr>
          <w:rFonts w:ascii="Times New Roman" w:hAnsi="Times New Roman" w:cs="Times New Roman"/>
          <w:sz w:val="24"/>
          <w:szCs w:val="24"/>
          <w:lang w:val="es-ES"/>
        </w:rPr>
        <w:t>Copie y pegue en su consola de R todo este paso (111-162). E</w:t>
      </w:r>
      <w:r w:rsidRPr="004A38FA">
        <w:rPr>
          <w:rFonts w:ascii="Times New Roman" w:hAnsi="Times New Roman" w:cs="Times New Roman"/>
          <w:sz w:val="24"/>
          <w:szCs w:val="24"/>
          <w:lang w:val="es-ES"/>
        </w:rPr>
        <w:t>n este paso no tiene que cambiar nada a menos que prefiera otro valor para los dobleces de la validación cruzada (</w:t>
      </w:r>
      <w:proofErr w:type="spellStart"/>
      <w:r w:rsidRPr="004A38FA">
        <w:rPr>
          <w:rFonts w:ascii="Times New Roman" w:hAnsi="Times New Roman" w:cs="Times New Roman"/>
          <w:sz w:val="24"/>
          <w:szCs w:val="24"/>
          <w:lang w:val="es-ES"/>
        </w:rPr>
        <w:t>cross</w:t>
      </w:r>
      <w:proofErr w:type="spellEnd"/>
      <w:r w:rsidRPr="004A38FA">
        <w:rPr>
          <w:rFonts w:ascii="Times New Roman" w:hAnsi="Times New Roman" w:cs="Times New Roman"/>
          <w:sz w:val="24"/>
          <w:szCs w:val="24"/>
          <w:lang w:val="es-ES"/>
        </w:rPr>
        <w:t>=10 en línea 119, k=10 en línea 125). La raíz del error medio cuadrático y la correlación entre observados y modelados (</w:t>
      </w:r>
      <w:proofErr w:type="spellStart"/>
      <w:r w:rsidRPr="004A38FA">
        <w:rPr>
          <w:rFonts w:ascii="Times New Roman" w:hAnsi="Times New Roman" w:cs="Times New Roman"/>
          <w:sz w:val="24"/>
          <w:szCs w:val="24"/>
          <w:lang w:val="es-ES"/>
        </w:rPr>
        <w:t>rmse</w:t>
      </w:r>
      <w:proofErr w:type="spellEnd"/>
      <w:r w:rsidRPr="004A38FA">
        <w:rPr>
          <w:rFonts w:ascii="Times New Roman" w:hAnsi="Times New Roman" w:cs="Times New Roman"/>
          <w:sz w:val="24"/>
          <w:szCs w:val="24"/>
          <w:lang w:val="es-ES"/>
        </w:rPr>
        <w:t xml:space="preserve"> y </w:t>
      </w:r>
      <w:proofErr w:type="spellStart"/>
      <w:r w:rsidRPr="004A38FA">
        <w:rPr>
          <w:rFonts w:ascii="Times New Roman" w:hAnsi="Times New Roman" w:cs="Times New Roman"/>
          <w:sz w:val="24"/>
          <w:szCs w:val="24"/>
          <w:lang w:val="es-ES"/>
        </w:rPr>
        <w:t>cor</w:t>
      </w:r>
      <w:proofErr w:type="spellEnd"/>
      <w:r w:rsidRPr="004A38FA">
        <w:rPr>
          <w:rFonts w:ascii="Times New Roman" w:hAnsi="Times New Roman" w:cs="Times New Roman"/>
          <w:sz w:val="24"/>
          <w:szCs w:val="24"/>
          <w:lang w:val="es-ES"/>
        </w:rPr>
        <w:t xml:space="preserve">) </w:t>
      </w:r>
      <w:r w:rsidR="00701B56" w:rsidRPr="004A38FA">
        <w:rPr>
          <w:rFonts w:ascii="Times New Roman" w:hAnsi="Times New Roman" w:cs="Times New Roman"/>
          <w:sz w:val="24"/>
          <w:szCs w:val="24"/>
          <w:lang w:val="es-ES"/>
        </w:rPr>
        <w:t xml:space="preserve">son el resultado de la validación cruzada mientras que </w:t>
      </w:r>
      <w:proofErr w:type="spellStart"/>
      <w:r w:rsidR="00701B56" w:rsidRPr="004A38FA">
        <w:rPr>
          <w:rFonts w:ascii="Times New Roman" w:hAnsi="Times New Roman" w:cs="Times New Roman"/>
          <w:sz w:val="24"/>
          <w:szCs w:val="24"/>
          <w:lang w:val="es-ES"/>
        </w:rPr>
        <w:t>rmseTest</w:t>
      </w:r>
      <w:proofErr w:type="spellEnd"/>
      <w:r w:rsidR="00701B56" w:rsidRPr="004A38FA">
        <w:rPr>
          <w:rFonts w:ascii="Times New Roman" w:hAnsi="Times New Roman" w:cs="Times New Roman"/>
          <w:sz w:val="24"/>
          <w:szCs w:val="24"/>
          <w:lang w:val="es-ES"/>
        </w:rPr>
        <w:t xml:space="preserve"> y </w:t>
      </w:r>
      <w:proofErr w:type="spellStart"/>
      <w:r w:rsidR="00701B56" w:rsidRPr="004A38FA">
        <w:rPr>
          <w:rFonts w:ascii="Times New Roman" w:hAnsi="Times New Roman" w:cs="Times New Roman"/>
          <w:sz w:val="24"/>
          <w:szCs w:val="24"/>
          <w:lang w:val="es-ES"/>
        </w:rPr>
        <w:t>corTest</w:t>
      </w:r>
      <w:proofErr w:type="spellEnd"/>
      <w:r w:rsidR="00701B56" w:rsidRPr="004A38FA">
        <w:rPr>
          <w:rFonts w:ascii="Times New Roman" w:hAnsi="Times New Roman" w:cs="Times New Roman"/>
          <w:sz w:val="24"/>
          <w:szCs w:val="24"/>
          <w:lang w:val="es-ES"/>
        </w:rPr>
        <w:t xml:space="preserve"> son el resultado de la validación externa.</w:t>
      </w:r>
      <w:r w:rsidR="00087BAF" w:rsidRPr="004A38FA">
        <w:rPr>
          <w:rFonts w:ascii="Times New Roman" w:hAnsi="Times New Roman" w:cs="Times New Roman"/>
          <w:sz w:val="24"/>
          <w:szCs w:val="24"/>
          <w:lang w:val="es-ES"/>
        </w:rPr>
        <w:t xml:space="preserve"> El parámetro </w:t>
      </w:r>
      <w:proofErr w:type="spellStart"/>
      <w:r w:rsidR="00087BAF" w:rsidRPr="004A38FA">
        <w:rPr>
          <w:rFonts w:ascii="Times New Roman" w:hAnsi="Times New Roman" w:cs="Times New Roman"/>
          <w:sz w:val="24"/>
          <w:szCs w:val="24"/>
          <w:lang w:val="es-ES"/>
        </w:rPr>
        <w:t>ntree</w:t>
      </w:r>
      <w:proofErr w:type="spellEnd"/>
      <w:r w:rsidR="00087BAF" w:rsidRPr="004A38FA">
        <w:rPr>
          <w:rFonts w:ascii="Times New Roman" w:hAnsi="Times New Roman" w:cs="Times New Roman"/>
          <w:sz w:val="24"/>
          <w:szCs w:val="24"/>
          <w:lang w:val="es-ES"/>
        </w:rPr>
        <w:t xml:space="preserve">=1000 (en las líneas 118 y 137) indican el número de árboles que se van a generar en el ensamble, la función </w:t>
      </w:r>
      <w:proofErr w:type="spellStart"/>
      <w:proofErr w:type="gramStart"/>
      <w:r w:rsidR="00087BAF" w:rsidRPr="004A38FA">
        <w:rPr>
          <w:rFonts w:ascii="Times New Roman" w:hAnsi="Times New Roman" w:cs="Times New Roman"/>
          <w:sz w:val="24"/>
          <w:szCs w:val="24"/>
          <w:lang w:val="es-ES"/>
        </w:rPr>
        <w:t>plot</w:t>
      </w:r>
      <w:proofErr w:type="spellEnd"/>
      <w:r w:rsidR="00087BAF" w:rsidRPr="004A38FA">
        <w:rPr>
          <w:rFonts w:ascii="Times New Roman" w:hAnsi="Times New Roman" w:cs="Times New Roman"/>
          <w:sz w:val="24"/>
          <w:szCs w:val="24"/>
          <w:lang w:val="es-ES"/>
        </w:rPr>
        <w:t>(</w:t>
      </w:r>
      <w:proofErr w:type="spellStart"/>
      <w:proofErr w:type="gramEnd"/>
      <w:r w:rsidR="00087BAF" w:rsidRPr="004A38FA">
        <w:rPr>
          <w:rFonts w:ascii="Times New Roman" w:hAnsi="Times New Roman" w:cs="Times New Roman"/>
          <w:sz w:val="24"/>
          <w:szCs w:val="24"/>
          <w:lang w:val="es-ES"/>
        </w:rPr>
        <w:t>bestRF</w:t>
      </w:r>
      <w:proofErr w:type="spellEnd"/>
      <w:r w:rsidR="00087BAF" w:rsidRPr="004A38FA">
        <w:rPr>
          <w:rFonts w:ascii="Times New Roman" w:hAnsi="Times New Roman" w:cs="Times New Roman"/>
          <w:sz w:val="24"/>
          <w:szCs w:val="24"/>
          <w:lang w:val="es-ES"/>
        </w:rPr>
        <w:t xml:space="preserve">) permitirá saber si son suficientes, si se alcanza una tendencia estable de error con el incremento del número de árboles. </w:t>
      </w:r>
      <w:r w:rsidRPr="004A38FA">
        <w:rPr>
          <w:rFonts w:ascii="Times New Roman" w:hAnsi="Times New Roman" w:cs="Times New Roman"/>
          <w:sz w:val="24"/>
          <w:szCs w:val="24"/>
          <w:lang w:val="es-ES"/>
        </w:rPr>
        <w:t>Debido a que los mismos nombres de predictores en la base de campo (incluyendo x y y) deben apa</w:t>
      </w:r>
      <w:r w:rsidR="00701B56" w:rsidRPr="004A38FA">
        <w:rPr>
          <w:rFonts w:ascii="Times New Roman" w:hAnsi="Times New Roman" w:cs="Times New Roman"/>
          <w:sz w:val="24"/>
          <w:szCs w:val="24"/>
          <w:lang w:val="es-ES"/>
        </w:rPr>
        <w:t xml:space="preserve">recer en la base de </w:t>
      </w:r>
      <w:proofErr w:type="spellStart"/>
      <w:r w:rsidR="00701B56" w:rsidRPr="004A38FA">
        <w:rPr>
          <w:rFonts w:ascii="Times New Roman" w:hAnsi="Times New Roman" w:cs="Times New Roman"/>
          <w:sz w:val="24"/>
          <w:szCs w:val="24"/>
          <w:lang w:val="es-ES"/>
        </w:rPr>
        <w:t>covariables</w:t>
      </w:r>
      <w:proofErr w:type="spellEnd"/>
      <w:r w:rsidR="00701B56" w:rsidRPr="004A38FA">
        <w:rPr>
          <w:rFonts w:ascii="Times New Roman" w:hAnsi="Times New Roman" w:cs="Times New Roman"/>
          <w:sz w:val="24"/>
          <w:szCs w:val="24"/>
          <w:lang w:val="es-ES"/>
        </w:rPr>
        <w:t xml:space="preserve"> para la predicción (función </w:t>
      </w:r>
      <w:proofErr w:type="spellStart"/>
      <w:r w:rsidR="00701B56" w:rsidRPr="004A38FA">
        <w:rPr>
          <w:rFonts w:ascii="Times New Roman" w:hAnsi="Times New Roman" w:cs="Times New Roman"/>
          <w:sz w:val="24"/>
          <w:szCs w:val="24"/>
          <w:lang w:val="es-ES"/>
        </w:rPr>
        <w:t>predict</w:t>
      </w:r>
      <w:proofErr w:type="spellEnd"/>
      <w:r w:rsidR="00701B56" w:rsidRPr="004A38FA">
        <w:rPr>
          <w:rFonts w:ascii="Times New Roman" w:hAnsi="Times New Roman" w:cs="Times New Roman"/>
          <w:sz w:val="24"/>
          <w:szCs w:val="24"/>
          <w:lang w:val="es-ES"/>
        </w:rPr>
        <w:t xml:space="preserve">), </w:t>
      </w:r>
      <w:r w:rsidRPr="004A38FA">
        <w:rPr>
          <w:rFonts w:ascii="Times New Roman" w:hAnsi="Times New Roman" w:cs="Times New Roman"/>
          <w:sz w:val="24"/>
          <w:szCs w:val="24"/>
          <w:lang w:val="es-ES"/>
        </w:rPr>
        <w:t xml:space="preserve">note como se genera una nueva base de datos llamada </w:t>
      </w:r>
      <w:proofErr w:type="spellStart"/>
      <w:r w:rsidRPr="004A38FA">
        <w:rPr>
          <w:rFonts w:ascii="Times New Roman" w:hAnsi="Times New Roman" w:cs="Times New Roman"/>
          <w:sz w:val="24"/>
          <w:szCs w:val="24"/>
          <w:lang w:val="es-ES"/>
        </w:rPr>
        <w:t>cov</w:t>
      </w:r>
      <w:proofErr w:type="spellEnd"/>
      <w:r w:rsidRPr="004A38FA">
        <w:rPr>
          <w:rFonts w:ascii="Times New Roman" w:hAnsi="Times New Roman" w:cs="Times New Roman"/>
          <w:sz w:val="24"/>
          <w:szCs w:val="24"/>
          <w:lang w:val="es-ES"/>
        </w:rPr>
        <w:t xml:space="preserve"> (línea 141)</w:t>
      </w:r>
      <w:r w:rsidR="00701B56" w:rsidRPr="004A38FA">
        <w:rPr>
          <w:rFonts w:ascii="Times New Roman" w:hAnsi="Times New Roman" w:cs="Times New Roman"/>
          <w:sz w:val="24"/>
          <w:szCs w:val="24"/>
          <w:lang w:val="es-ES"/>
        </w:rPr>
        <w:t xml:space="preserve"> que pone en la base de </w:t>
      </w:r>
      <w:proofErr w:type="spellStart"/>
      <w:r w:rsidR="00701B56" w:rsidRPr="004A38FA">
        <w:rPr>
          <w:rFonts w:ascii="Times New Roman" w:hAnsi="Times New Roman" w:cs="Times New Roman"/>
          <w:sz w:val="24"/>
          <w:szCs w:val="24"/>
          <w:lang w:val="es-ES"/>
        </w:rPr>
        <w:t>covariables</w:t>
      </w:r>
      <w:proofErr w:type="spellEnd"/>
      <w:r w:rsidR="00701B56" w:rsidRPr="004A38FA">
        <w:rPr>
          <w:rFonts w:ascii="Times New Roman" w:hAnsi="Times New Roman" w:cs="Times New Roman"/>
          <w:sz w:val="24"/>
          <w:szCs w:val="24"/>
          <w:lang w:val="es-ES"/>
        </w:rPr>
        <w:t xml:space="preserve">, los nombres de las coordenadas tal cual y como vienen en la base de campo. La línea </w:t>
      </w:r>
      <w:proofErr w:type="spellStart"/>
      <w:r w:rsidR="00701B56" w:rsidRPr="004A38FA">
        <w:rPr>
          <w:rFonts w:ascii="Times New Roman" w:hAnsi="Times New Roman" w:cs="Times New Roman"/>
          <w:sz w:val="24"/>
          <w:szCs w:val="24"/>
          <w:lang w:val="es-ES"/>
        </w:rPr>
        <w:t>plot</w:t>
      </w:r>
      <w:proofErr w:type="spellEnd"/>
      <w:r w:rsidR="00701B56" w:rsidRPr="004A38FA">
        <w:rPr>
          <w:rFonts w:ascii="Times New Roman" w:hAnsi="Times New Roman" w:cs="Times New Roman"/>
          <w:sz w:val="24"/>
          <w:szCs w:val="24"/>
          <w:lang w:val="es-ES"/>
        </w:rPr>
        <w:t xml:space="preserve">(r) generará un gráfico que muestra los datos interpolados con la </w:t>
      </w:r>
      <w:proofErr w:type="spellStart"/>
      <w:r w:rsidR="00701B56" w:rsidRPr="004A38FA">
        <w:rPr>
          <w:rFonts w:ascii="Times New Roman" w:hAnsi="Times New Roman" w:cs="Times New Roman"/>
          <w:sz w:val="24"/>
          <w:szCs w:val="24"/>
          <w:lang w:val="es-ES"/>
        </w:rPr>
        <w:t>téncica</w:t>
      </w:r>
      <w:proofErr w:type="spellEnd"/>
      <w:r w:rsidR="00701B56" w:rsidRPr="004A38FA">
        <w:rPr>
          <w:rFonts w:ascii="Times New Roman" w:hAnsi="Times New Roman" w:cs="Times New Roman"/>
          <w:sz w:val="24"/>
          <w:szCs w:val="24"/>
          <w:lang w:val="es-ES"/>
        </w:rPr>
        <w:t xml:space="preserve"> </w:t>
      </w:r>
      <w:proofErr w:type="spellStart"/>
      <w:r w:rsidR="00701B56" w:rsidRPr="004A38FA">
        <w:rPr>
          <w:rFonts w:ascii="Times New Roman" w:hAnsi="Times New Roman" w:cs="Times New Roman"/>
          <w:sz w:val="24"/>
          <w:szCs w:val="24"/>
          <w:lang w:val="es-ES"/>
        </w:rPr>
        <w:t>random</w:t>
      </w:r>
      <w:proofErr w:type="spellEnd"/>
      <w:r w:rsidR="00701B56" w:rsidRPr="004A38FA">
        <w:rPr>
          <w:rFonts w:ascii="Times New Roman" w:hAnsi="Times New Roman" w:cs="Times New Roman"/>
          <w:sz w:val="24"/>
          <w:szCs w:val="24"/>
          <w:lang w:val="es-ES"/>
        </w:rPr>
        <w:t xml:space="preserve"> </w:t>
      </w:r>
      <w:proofErr w:type="spellStart"/>
      <w:r w:rsidR="00701B56" w:rsidRPr="004A38FA">
        <w:rPr>
          <w:rFonts w:ascii="Times New Roman" w:hAnsi="Times New Roman" w:cs="Times New Roman"/>
          <w:sz w:val="24"/>
          <w:szCs w:val="24"/>
          <w:lang w:val="es-ES"/>
        </w:rPr>
        <w:t>forest</w:t>
      </w:r>
      <w:proofErr w:type="spellEnd"/>
      <w:r w:rsidR="00701B56" w:rsidRPr="004A38FA">
        <w:rPr>
          <w:rFonts w:ascii="Times New Roman" w:hAnsi="Times New Roman" w:cs="Times New Roman"/>
          <w:sz w:val="24"/>
          <w:szCs w:val="24"/>
          <w:lang w:val="es-ES"/>
        </w:rPr>
        <w:t xml:space="preserve"> como una función de las </w:t>
      </w:r>
      <w:proofErr w:type="spellStart"/>
      <w:r w:rsidR="00701B56" w:rsidRPr="004A38FA">
        <w:rPr>
          <w:rFonts w:ascii="Times New Roman" w:hAnsi="Times New Roman" w:cs="Times New Roman"/>
          <w:sz w:val="24"/>
          <w:szCs w:val="24"/>
          <w:lang w:val="es-ES"/>
        </w:rPr>
        <w:t>covariables</w:t>
      </w:r>
      <w:proofErr w:type="spellEnd"/>
      <w:r w:rsidR="00701B56" w:rsidRPr="004A38FA">
        <w:rPr>
          <w:rFonts w:ascii="Times New Roman" w:hAnsi="Times New Roman" w:cs="Times New Roman"/>
          <w:sz w:val="24"/>
          <w:szCs w:val="24"/>
          <w:lang w:val="es-ES"/>
        </w:rPr>
        <w:t xml:space="preserve"> mencionadas. </w:t>
      </w:r>
    </w:p>
    <w:p w:rsidR="004A38FA" w:rsidRDefault="004A38FA" w:rsidP="004A38FA">
      <w:pPr>
        <w:pStyle w:val="WW-Predeterminado"/>
        <w:spacing w:after="0" w:line="240" w:lineRule="auto"/>
        <w:rPr>
          <w:rFonts w:ascii="Times New Roman" w:hAnsi="Times New Roman" w:cs="Times New Roman"/>
          <w:b/>
          <w:i/>
          <w:sz w:val="24"/>
          <w:szCs w:val="24"/>
          <w:lang w:val="es-ES"/>
        </w:rPr>
      </w:pPr>
    </w:p>
    <w:p w:rsidR="00346B51" w:rsidRPr="004A38FA" w:rsidRDefault="00087BAF"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b/>
          <w:i/>
          <w:sz w:val="24"/>
          <w:szCs w:val="24"/>
          <w:lang w:val="es-ES"/>
        </w:rPr>
        <w:t>Paso 4</w:t>
      </w:r>
      <w:r w:rsidRPr="004A38FA">
        <w:rPr>
          <w:rFonts w:ascii="Times New Roman" w:hAnsi="Times New Roman" w:cs="Times New Roman"/>
          <w:sz w:val="24"/>
          <w:szCs w:val="24"/>
          <w:lang w:val="es-ES"/>
        </w:rPr>
        <w:t>: copie y pegue el paso 4 a su consola de R, la primera parte se trata de extraer los residuales</w:t>
      </w:r>
      <w:r w:rsidR="000204AE" w:rsidRPr="004A38FA">
        <w:rPr>
          <w:rFonts w:ascii="Times New Roman" w:hAnsi="Times New Roman" w:cs="Times New Roman"/>
          <w:sz w:val="24"/>
          <w:szCs w:val="24"/>
          <w:lang w:val="es-ES"/>
        </w:rPr>
        <w:t xml:space="preserve"> del modelo </w:t>
      </w:r>
      <w:proofErr w:type="spellStart"/>
      <w:r w:rsidR="000204AE" w:rsidRPr="004A38FA">
        <w:rPr>
          <w:rFonts w:ascii="Times New Roman" w:hAnsi="Times New Roman" w:cs="Times New Roman"/>
          <w:sz w:val="24"/>
          <w:szCs w:val="24"/>
          <w:lang w:val="es-ES"/>
        </w:rPr>
        <w:t>random</w:t>
      </w:r>
      <w:proofErr w:type="spellEnd"/>
      <w:r w:rsidR="000204AE" w:rsidRPr="004A38FA">
        <w:rPr>
          <w:rFonts w:ascii="Times New Roman" w:hAnsi="Times New Roman" w:cs="Times New Roman"/>
          <w:sz w:val="24"/>
          <w:szCs w:val="24"/>
          <w:lang w:val="es-ES"/>
        </w:rPr>
        <w:t xml:space="preserve"> </w:t>
      </w:r>
      <w:proofErr w:type="spellStart"/>
      <w:r w:rsidR="000204AE" w:rsidRPr="004A38FA">
        <w:rPr>
          <w:rFonts w:ascii="Times New Roman" w:hAnsi="Times New Roman" w:cs="Times New Roman"/>
          <w:sz w:val="24"/>
          <w:szCs w:val="24"/>
          <w:lang w:val="es-ES"/>
        </w:rPr>
        <w:t>forest</w:t>
      </w:r>
      <w:proofErr w:type="spellEnd"/>
      <w:r w:rsidR="000204AE" w:rsidRPr="004A38FA">
        <w:rPr>
          <w:rFonts w:ascii="Times New Roman" w:hAnsi="Times New Roman" w:cs="Times New Roman"/>
          <w:sz w:val="24"/>
          <w:szCs w:val="24"/>
          <w:lang w:val="es-ES"/>
        </w:rPr>
        <w:t xml:space="preserve"> y anal</w:t>
      </w:r>
      <w:r w:rsidRPr="004A38FA">
        <w:rPr>
          <w:rFonts w:ascii="Times New Roman" w:hAnsi="Times New Roman" w:cs="Times New Roman"/>
          <w:sz w:val="24"/>
          <w:szCs w:val="24"/>
          <w:lang w:val="es-ES"/>
        </w:rPr>
        <w:t>izar su estructura espacial</w:t>
      </w:r>
      <w:r w:rsidR="00383F6B" w:rsidRPr="004A38FA">
        <w:rPr>
          <w:rFonts w:ascii="Times New Roman" w:hAnsi="Times New Roman" w:cs="Times New Roman"/>
          <w:sz w:val="24"/>
          <w:szCs w:val="24"/>
          <w:lang w:val="es-ES"/>
        </w:rPr>
        <w:t>.</w:t>
      </w:r>
      <w:r w:rsidR="000204AE" w:rsidRPr="004A38FA">
        <w:rPr>
          <w:rFonts w:ascii="Times New Roman" w:hAnsi="Times New Roman" w:cs="Times New Roman"/>
          <w:sz w:val="24"/>
          <w:szCs w:val="24"/>
          <w:lang w:val="es-ES"/>
        </w:rPr>
        <w:t xml:space="preserve"> </w:t>
      </w:r>
      <w:r w:rsidR="00383F6B" w:rsidRPr="004A38FA">
        <w:rPr>
          <w:rFonts w:ascii="Times New Roman" w:hAnsi="Times New Roman" w:cs="Times New Roman"/>
          <w:sz w:val="24"/>
          <w:szCs w:val="24"/>
          <w:lang w:val="es-ES"/>
        </w:rPr>
        <w:t xml:space="preserve">Esto significa identificar si la variable objetivo (en este caso los residuales del modelo </w:t>
      </w:r>
      <w:proofErr w:type="spellStart"/>
      <w:r w:rsidR="00383F6B" w:rsidRPr="004A38FA">
        <w:rPr>
          <w:rFonts w:ascii="Times New Roman" w:hAnsi="Times New Roman" w:cs="Times New Roman"/>
          <w:sz w:val="24"/>
          <w:szCs w:val="24"/>
          <w:lang w:val="es-ES"/>
        </w:rPr>
        <w:t>random</w:t>
      </w:r>
      <w:proofErr w:type="spellEnd"/>
      <w:r w:rsidR="00383F6B" w:rsidRPr="004A38FA">
        <w:rPr>
          <w:rFonts w:ascii="Times New Roman" w:hAnsi="Times New Roman" w:cs="Times New Roman"/>
          <w:sz w:val="24"/>
          <w:szCs w:val="24"/>
          <w:lang w:val="es-ES"/>
        </w:rPr>
        <w:t xml:space="preserve"> </w:t>
      </w:r>
      <w:proofErr w:type="spellStart"/>
      <w:r w:rsidR="00383F6B" w:rsidRPr="004A38FA">
        <w:rPr>
          <w:rFonts w:ascii="Times New Roman" w:hAnsi="Times New Roman" w:cs="Times New Roman"/>
          <w:sz w:val="24"/>
          <w:szCs w:val="24"/>
          <w:lang w:val="es-ES"/>
        </w:rPr>
        <w:t>forest</w:t>
      </w:r>
      <w:proofErr w:type="spellEnd"/>
      <w:r w:rsidR="00383F6B" w:rsidRPr="004A38FA">
        <w:rPr>
          <w:rFonts w:ascii="Times New Roman" w:hAnsi="Times New Roman" w:cs="Times New Roman"/>
          <w:sz w:val="24"/>
          <w:szCs w:val="24"/>
          <w:lang w:val="es-ES"/>
        </w:rPr>
        <w:t xml:space="preserve">) presenta </w:t>
      </w:r>
      <w:proofErr w:type="spellStart"/>
      <w:r w:rsidR="00383F6B" w:rsidRPr="004A38FA">
        <w:rPr>
          <w:rFonts w:ascii="Times New Roman" w:hAnsi="Times New Roman" w:cs="Times New Roman"/>
          <w:sz w:val="24"/>
          <w:szCs w:val="24"/>
          <w:lang w:val="es-ES"/>
        </w:rPr>
        <w:t>autorrelación</w:t>
      </w:r>
      <w:proofErr w:type="spellEnd"/>
      <w:r w:rsidR="00383F6B" w:rsidRPr="004A38FA">
        <w:rPr>
          <w:rFonts w:ascii="Times New Roman" w:hAnsi="Times New Roman" w:cs="Times New Roman"/>
          <w:sz w:val="24"/>
          <w:szCs w:val="24"/>
          <w:lang w:val="es-ES"/>
        </w:rPr>
        <w:t xml:space="preserve"> espacial y de ser así, en qué medida. Para esto será generado un </w:t>
      </w:r>
      <w:proofErr w:type="spellStart"/>
      <w:r w:rsidR="00383F6B" w:rsidRPr="004A38FA">
        <w:rPr>
          <w:rFonts w:ascii="Times New Roman" w:hAnsi="Times New Roman" w:cs="Times New Roman"/>
          <w:sz w:val="24"/>
          <w:szCs w:val="24"/>
          <w:lang w:val="es-ES"/>
        </w:rPr>
        <w:t>variograma</w:t>
      </w:r>
      <w:proofErr w:type="spellEnd"/>
      <w:r w:rsidR="00383F6B" w:rsidRPr="004A38FA">
        <w:rPr>
          <w:rFonts w:ascii="Times New Roman" w:hAnsi="Times New Roman" w:cs="Times New Roman"/>
          <w:sz w:val="24"/>
          <w:szCs w:val="24"/>
          <w:lang w:val="es-ES"/>
        </w:rPr>
        <w:t xml:space="preserve"> experimental que y los valores asociados a él serán estimados (</w:t>
      </w:r>
      <w:proofErr w:type="spellStart"/>
      <w:r w:rsidR="00383F6B" w:rsidRPr="004A38FA">
        <w:rPr>
          <w:rFonts w:ascii="Times New Roman" w:hAnsi="Times New Roman" w:cs="Times New Roman"/>
          <w:sz w:val="24"/>
          <w:szCs w:val="24"/>
          <w:lang w:val="es-ES"/>
        </w:rPr>
        <w:t>nugget</w:t>
      </w:r>
      <w:proofErr w:type="spellEnd"/>
      <w:r w:rsidR="00383F6B" w:rsidRPr="004A38FA">
        <w:rPr>
          <w:rFonts w:ascii="Times New Roman" w:hAnsi="Times New Roman" w:cs="Times New Roman"/>
          <w:sz w:val="24"/>
          <w:szCs w:val="24"/>
          <w:lang w:val="es-ES"/>
        </w:rPr>
        <w:t xml:space="preserve">, </w:t>
      </w:r>
      <w:proofErr w:type="spellStart"/>
      <w:r w:rsidR="00383F6B" w:rsidRPr="004A38FA">
        <w:rPr>
          <w:rFonts w:ascii="Times New Roman" w:hAnsi="Times New Roman" w:cs="Times New Roman"/>
          <w:sz w:val="24"/>
          <w:szCs w:val="24"/>
          <w:lang w:val="es-ES"/>
        </w:rPr>
        <w:t>silt</w:t>
      </w:r>
      <w:proofErr w:type="spellEnd"/>
      <w:r w:rsidR="00383F6B" w:rsidRPr="004A38FA">
        <w:rPr>
          <w:rFonts w:ascii="Times New Roman" w:hAnsi="Times New Roman" w:cs="Times New Roman"/>
          <w:sz w:val="24"/>
          <w:szCs w:val="24"/>
          <w:lang w:val="es-ES"/>
        </w:rPr>
        <w:t xml:space="preserve"> y </w:t>
      </w:r>
      <w:proofErr w:type="spellStart"/>
      <w:r w:rsidR="00383F6B" w:rsidRPr="004A38FA">
        <w:rPr>
          <w:rFonts w:ascii="Times New Roman" w:hAnsi="Times New Roman" w:cs="Times New Roman"/>
          <w:sz w:val="24"/>
          <w:szCs w:val="24"/>
          <w:lang w:val="es-ES"/>
        </w:rPr>
        <w:t>range</w:t>
      </w:r>
      <w:proofErr w:type="spellEnd"/>
      <w:r w:rsidR="00383F6B" w:rsidRPr="004A38FA">
        <w:rPr>
          <w:rFonts w:ascii="Times New Roman" w:hAnsi="Times New Roman" w:cs="Times New Roman"/>
          <w:sz w:val="24"/>
          <w:szCs w:val="24"/>
          <w:lang w:val="es-ES"/>
        </w:rPr>
        <w:t xml:space="preserve">, pepita, tope y rango) a ojo (línea 188) y luego serán ajustados automáticamente (líneas 190-192). </w:t>
      </w:r>
      <w:proofErr w:type="spellStart"/>
      <w:proofErr w:type="gramStart"/>
      <w:r w:rsidR="00383F6B" w:rsidRPr="004A38FA">
        <w:rPr>
          <w:rFonts w:ascii="Times New Roman" w:hAnsi="Times New Roman" w:cs="Times New Roman"/>
          <w:sz w:val="24"/>
          <w:szCs w:val="24"/>
          <w:lang w:val="es-ES"/>
        </w:rPr>
        <w:t>corCVkrig</w:t>
      </w:r>
      <w:proofErr w:type="spellEnd"/>
      <w:proofErr w:type="gramEnd"/>
      <w:r w:rsidR="00383F6B" w:rsidRPr="004A38FA">
        <w:rPr>
          <w:rFonts w:ascii="Times New Roman" w:hAnsi="Times New Roman" w:cs="Times New Roman"/>
          <w:sz w:val="24"/>
          <w:szCs w:val="24"/>
          <w:lang w:val="es-ES"/>
        </w:rPr>
        <w:t xml:space="preserve"> y </w:t>
      </w:r>
      <w:proofErr w:type="spellStart"/>
      <w:r w:rsidR="00383F6B" w:rsidRPr="004A38FA">
        <w:rPr>
          <w:rFonts w:ascii="Times New Roman" w:hAnsi="Times New Roman" w:cs="Times New Roman"/>
          <w:sz w:val="24"/>
          <w:szCs w:val="24"/>
          <w:lang w:val="es-ES"/>
        </w:rPr>
        <w:t>rmseCVkrige</w:t>
      </w:r>
      <w:proofErr w:type="spellEnd"/>
      <w:r w:rsidR="00383F6B" w:rsidRPr="004A38FA">
        <w:rPr>
          <w:rFonts w:ascii="Times New Roman" w:hAnsi="Times New Roman" w:cs="Times New Roman"/>
          <w:sz w:val="24"/>
          <w:szCs w:val="24"/>
          <w:lang w:val="es-ES"/>
        </w:rPr>
        <w:t xml:space="preserve"> muestran la validación cruzada del </w:t>
      </w:r>
      <w:proofErr w:type="spellStart"/>
      <w:r w:rsidR="00383F6B" w:rsidRPr="004A38FA">
        <w:rPr>
          <w:rFonts w:ascii="Times New Roman" w:hAnsi="Times New Roman" w:cs="Times New Roman"/>
          <w:sz w:val="24"/>
          <w:szCs w:val="24"/>
          <w:lang w:val="es-ES"/>
        </w:rPr>
        <w:t>kriging</w:t>
      </w:r>
      <w:proofErr w:type="spellEnd"/>
      <w:r w:rsidR="00383F6B" w:rsidRPr="004A38FA">
        <w:rPr>
          <w:rFonts w:ascii="Times New Roman" w:hAnsi="Times New Roman" w:cs="Times New Roman"/>
          <w:sz w:val="24"/>
          <w:szCs w:val="24"/>
          <w:lang w:val="es-ES"/>
        </w:rPr>
        <w:t xml:space="preserve"> de los residuales. </w:t>
      </w:r>
      <w:r w:rsidR="00346B51" w:rsidRPr="004A38FA">
        <w:rPr>
          <w:rFonts w:ascii="Times New Roman" w:hAnsi="Times New Roman" w:cs="Times New Roman"/>
          <w:sz w:val="24"/>
          <w:szCs w:val="24"/>
          <w:lang w:val="es-ES"/>
        </w:rPr>
        <w:t xml:space="preserve">La función </w:t>
      </w:r>
      <w:proofErr w:type="spellStart"/>
      <w:r w:rsidR="00346B51" w:rsidRPr="004A38FA">
        <w:rPr>
          <w:rFonts w:ascii="Times New Roman" w:hAnsi="Times New Roman" w:cs="Times New Roman"/>
          <w:sz w:val="24"/>
          <w:szCs w:val="24"/>
          <w:lang w:val="es-ES"/>
        </w:rPr>
        <w:t>plot</w:t>
      </w:r>
      <w:proofErr w:type="spellEnd"/>
      <w:r w:rsidR="00346B51" w:rsidRPr="004A38FA">
        <w:rPr>
          <w:rFonts w:ascii="Times New Roman" w:hAnsi="Times New Roman" w:cs="Times New Roman"/>
          <w:sz w:val="24"/>
          <w:szCs w:val="24"/>
          <w:lang w:val="es-ES"/>
        </w:rPr>
        <w:t>(r1) muestra el mapa de los residuales “</w:t>
      </w:r>
      <w:proofErr w:type="spellStart"/>
      <w:r w:rsidR="00346B51" w:rsidRPr="004A38FA">
        <w:rPr>
          <w:rFonts w:ascii="Times New Roman" w:hAnsi="Times New Roman" w:cs="Times New Roman"/>
          <w:sz w:val="24"/>
          <w:szCs w:val="24"/>
          <w:lang w:val="es-ES"/>
        </w:rPr>
        <w:t>krigeados</w:t>
      </w:r>
      <w:proofErr w:type="spellEnd"/>
      <w:r w:rsidR="00346B51" w:rsidRPr="004A38FA">
        <w:rPr>
          <w:rFonts w:ascii="Times New Roman" w:hAnsi="Times New Roman" w:cs="Times New Roman"/>
          <w:sz w:val="24"/>
          <w:szCs w:val="24"/>
          <w:lang w:val="es-ES"/>
        </w:rPr>
        <w:t xml:space="preserve">”, el cual será sumado al primer mapa generado con </w:t>
      </w:r>
      <w:proofErr w:type="spellStart"/>
      <w:r w:rsidR="00346B51" w:rsidRPr="004A38FA">
        <w:rPr>
          <w:rFonts w:ascii="Times New Roman" w:hAnsi="Times New Roman" w:cs="Times New Roman"/>
          <w:sz w:val="24"/>
          <w:szCs w:val="24"/>
          <w:lang w:val="es-ES"/>
        </w:rPr>
        <w:t>random</w:t>
      </w:r>
      <w:proofErr w:type="spellEnd"/>
      <w:r w:rsidR="00346B51" w:rsidRPr="004A38FA">
        <w:rPr>
          <w:rFonts w:ascii="Times New Roman" w:hAnsi="Times New Roman" w:cs="Times New Roman"/>
          <w:sz w:val="24"/>
          <w:szCs w:val="24"/>
          <w:lang w:val="es-ES"/>
        </w:rPr>
        <w:t xml:space="preserve"> </w:t>
      </w:r>
      <w:proofErr w:type="spellStart"/>
      <w:r w:rsidR="00346B51" w:rsidRPr="004A38FA">
        <w:rPr>
          <w:rFonts w:ascii="Times New Roman" w:hAnsi="Times New Roman" w:cs="Times New Roman"/>
          <w:sz w:val="24"/>
          <w:szCs w:val="24"/>
          <w:lang w:val="es-ES"/>
        </w:rPr>
        <w:t>forest</w:t>
      </w:r>
      <w:proofErr w:type="spellEnd"/>
      <w:r w:rsidR="00346B51" w:rsidRPr="004A38FA">
        <w:rPr>
          <w:rFonts w:ascii="Times New Roman" w:hAnsi="Times New Roman" w:cs="Times New Roman"/>
          <w:sz w:val="24"/>
          <w:szCs w:val="24"/>
          <w:lang w:val="es-ES"/>
        </w:rPr>
        <w:t xml:space="preserve"> y por último será validado con la </w:t>
      </w:r>
      <w:r w:rsidR="00346B51" w:rsidRPr="004A38FA">
        <w:rPr>
          <w:rFonts w:ascii="Times New Roman" w:hAnsi="Times New Roman" w:cs="Times New Roman"/>
          <w:sz w:val="24"/>
          <w:szCs w:val="24"/>
          <w:lang w:val="es-ES"/>
        </w:rPr>
        <w:lastRenderedPageBreak/>
        <w:t>muestra de datos que no entro a ninguno de los modelos (</w:t>
      </w:r>
      <w:proofErr w:type="spellStart"/>
      <w:r w:rsidR="00346B51" w:rsidRPr="004A38FA">
        <w:rPr>
          <w:rFonts w:ascii="Times New Roman" w:hAnsi="Times New Roman" w:cs="Times New Roman"/>
          <w:sz w:val="24"/>
          <w:szCs w:val="24"/>
          <w:lang w:val="es-ES"/>
        </w:rPr>
        <w:t>rmseTestRFRK</w:t>
      </w:r>
      <w:proofErr w:type="spellEnd"/>
      <w:r w:rsidR="00346B51" w:rsidRPr="004A38FA">
        <w:rPr>
          <w:rFonts w:ascii="Times New Roman" w:hAnsi="Times New Roman" w:cs="Times New Roman"/>
          <w:sz w:val="24"/>
          <w:szCs w:val="24"/>
          <w:lang w:val="es-ES"/>
        </w:rPr>
        <w:t xml:space="preserve"> y </w:t>
      </w:r>
      <w:proofErr w:type="spellStart"/>
      <w:r w:rsidR="00346B51" w:rsidRPr="004A38FA">
        <w:rPr>
          <w:rFonts w:ascii="Times New Roman" w:hAnsi="Times New Roman" w:cs="Times New Roman"/>
          <w:sz w:val="24"/>
          <w:szCs w:val="24"/>
          <w:lang w:val="es-ES"/>
        </w:rPr>
        <w:t>corTestRFRK</w:t>
      </w:r>
      <w:proofErr w:type="spellEnd"/>
      <w:r w:rsidR="00346B51" w:rsidRPr="004A38FA">
        <w:rPr>
          <w:rFonts w:ascii="Times New Roman" w:hAnsi="Times New Roman" w:cs="Times New Roman"/>
          <w:sz w:val="24"/>
          <w:szCs w:val="24"/>
          <w:lang w:val="es-ES"/>
        </w:rPr>
        <w:t>). Compare resultado e interprete los errores haciendo uso de conocimiento experto sobre la variable de interés.</w:t>
      </w:r>
    </w:p>
    <w:p w:rsidR="00346B51" w:rsidRPr="004A38FA" w:rsidRDefault="00346B51" w:rsidP="004A38FA">
      <w:pPr>
        <w:pStyle w:val="WW-Predeterminado"/>
        <w:spacing w:after="0" w:line="240" w:lineRule="auto"/>
        <w:rPr>
          <w:rFonts w:ascii="Times New Roman" w:hAnsi="Times New Roman" w:cs="Times New Roman"/>
          <w:sz w:val="24"/>
          <w:szCs w:val="24"/>
          <w:lang w:val="es-ES"/>
        </w:rPr>
      </w:pPr>
    </w:p>
    <w:p w:rsidR="00346B51" w:rsidRPr="004A38FA" w:rsidRDefault="00346B51" w:rsidP="004A38FA">
      <w:pPr>
        <w:pStyle w:val="WW-Predeterminado"/>
        <w:spacing w:after="0" w:line="240" w:lineRule="auto"/>
        <w:rPr>
          <w:rFonts w:ascii="Times New Roman" w:hAnsi="Times New Roman" w:cs="Times New Roman"/>
          <w:i/>
          <w:sz w:val="24"/>
          <w:szCs w:val="24"/>
          <w:lang w:val="es-ES"/>
        </w:rPr>
      </w:pPr>
      <w:r w:rsidRPr="004A38FA">
        <w:rPr>
          <w:rFonts w:ascii="Times New Roman" w:hAnsi="Times New Roman" w:cs="Times New Roman"/>
          <w:b/>
          <w:i/>
          <w:sz w:val="24"/>
          <w:szCs w:val="24"/>
          <w:lang w:val="es-ES"/>
        </w:rPr>
        <w:t>Resultados</w:t>
      </w:r>
      <w:r w:rsidR="001E6AA7" w:rsidRPr="004A38FA">
        <w:rPr>
          <w:rFonts w:ascii="Times New Roman" w:hAnsi="Times New Roman" w:cs="Times New Roman"/>
          <w:i/>
          <w:sz w:val="24"/>
          <w:szCs w:val="24"/>
          <w:lang w:val="es-ES"/>
        </w:rPr>
        <w:t>:</w:t>
      </w:r>
      <w:r w:rsidRPr="004A38FA">
        <w:rPr>
          <w:rFonts w:ascii="Times New Roman" w:hAnsi="Times New Roman" w:cs="Times New Roman"/>
          <w:i/>
          <w:sz w:val="24"/>
          <w:szCs w:val="24"/>
          <w:lang w:val="es-ES"/>
        </w:rPr>
        <w:t xml:space="preserve"> </w:t>
      </w:r>
    </w:p>
    <w:p w:rsidR="004A38FA" w:rsidRDefault="004A38FA" w:rsidP="004A38FA">
      <w:pPr>
        <w:pStyle w:val="WW-Predeterminado"/>
        <w:spacing w:after="0" w:line="240" w:lineRule="auto"/>
        <w:rPr>
          <w:rFonts w:ascii="Times New Roman" w:hAnsi="Times New Roman" w:cs="Times New Roman"/>
          <w:sz w:val="24"/>
          <w:szCs w:val="24"/>
          <w:lang w:val="es-ES"/>
        </w:rPr>
      </w:pPr>
    </w:p>
    <w:p w:rsidR="001E6AA7"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Figura 3 H</w:t>
      </w:r>
      <w:r w:rsidR="001E6AA7" w:rsidRPr="004A38FA">
        <w:rPr>
          <w:rFonts w:ascii="Times New Roman" w:hAnsi="Times New Roman" w:cs="Times New Roman"/>
          <w:sz w:val="24"/>
          <w:szCs w:val="24"/>
          <w:lang w:val="es-ES"/>
        </w:rPr>
        <w:t>istograma de frecuencias y distribución estadística de los datos de interés:</w:t>
      </w:r>
    </w:p>
    <w:p w:rsidR="00B63339" w:rsidRPr="004A38FA" w:rsidRDefault="001E6AA7" w:rsidP="004A38FA">
      <w:pPr>
        <w:pStyle w:val="WW-Predeterminado"/>
        <w:spacing w:after="0" w:line="240" w:lineRule="auto"/>
        <w:rPr>
          <w:rFonts w:ascii="Times New Roman" w:hAnsi="Times New Roman" w:cs="Times New Roman"/>
          <w:b/>
          <w:i/>
          <w:sz w:val="24"/>
          <w:szCs w:val="24"/>
        </w:rPr>
      </w:pPr>
      <w:r w:rsidRPr="004A38FA">
        <w:rPr>
          <w:rFonts w:ascii="Times New Roman" w:hAnsi="Times New Roman" w:cs="Times New Roman"/>
          <w:noProof/>
          <w:sz w:val="24"/>
          <w:szCs w:val="24"/>
          <w:lang w:eastAsia="en-US"/>
        </w:rPr>
        <w:drawing>
          <wp:inline distT="0" distB="0" distL="0" distR="0" wp14:anchorId="0234B27B" wp14:editId="3AAFD779">
            <wp:extent cx="3141476" cy="3136858"/>
            <wp:effectExtent l="0" t="0" r="190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0452" cy="3145821"/>
                    </a:xfrm>
                    <a:prstGeom prst="rect">
                      <a:avLst/>
                    </a:prstGeom>
                  </pic:spPr>
                </pic:pic>
              </a:graphicData>
            </a:graphic>
          </wp:inline>
        </w:drawing>
      </w:r>
    </w:p>
    <w:p w:rsidR="004A38FA" w:rsidRDefault="004A38FA" w:rsidP="004A38FA">
      <w:pPr>
        <w:pStyle w:val="WW-Predeterminado"/>
        <w:spacing w:after="0" w:line="240" w:lineRule="auto"/>
        <w:rPr>
          <w:rFonts w:ascii="Times New Roman" w:hAnsi="Times New Roman" w:cs="Times New Roman"/>
          <w:sz w:val="24"/>
          <w:szCs w:val="24"/>
          <w:lang w:val="es-ES"/>
        </w:rPr>
      </w:pP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Figura 4 Distribución especial de datos para entrenar y val</w:t>
      </w:r>
      <w:r w:rsidR="00E373C4" w:rsidRPr="004A38FA">
        <w:rPr>
          <w:rFonts w:ascii="Times New Roman" w:hAnsi="Times New Roman" w:cs="Times New Roman"/>
          <w:sz w:val="24"/>
          <w:szCs w:val="24"/>
          <w:lang w:val="es-ES"/>
        </w:rPr>
        <w:t>ida</w:t>
      </w:r>
      <w:r w:rsidRPr="004A38FA">
        <w:rPr>
          <w:rFonts w:ascii="Times New Roman" w:hAnsi="Times New Roman" w:cs="Times New Roman"/>
          <w:sz w:val="24"/>
          <w:szCs w:val="24"/>
          <w:lang w:val="es-ES"/>
        </w:rPr>
        <w:t>r el modelo predictivo</w:t>
      </w: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06EA1F0B" wp14:editId="5EB5AA8F">
            <wp:extent cx="3468130" cy="34630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0646" cy="3465542"/>
                    </a:xfrm>
                    <a:prstGeom prst="rect">
                      <a:avLst/>
                    </a:prstGeom>
                  </pic:spPr>
                </pic:pic>
              </a:graphicData>
            </a:graphic>
          </wp:inline>
        </w:drawing>
      </w: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lastRenderedPageBreak/>
        <w:t>Figura 5 mapa de pH del suelo superficial 1km de resolución espacial</w:t>
      </w: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7A5D0750" wp14:editId="5DEE8052">
            <wp:extent cx="4151870" cy="41457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57207" cy="4151092"/>
                    </a:xfrm>
                    <a:prstGeom prst="rect">
                      <a:avLst/>
                    </a:prstGeom>
                  </pic:spPr>
                </pic:pic>
              </a:graphicData>
            </a:graphic>
          </wp:inline>
        </w:drawing>
      </w:r>
    </w:p>
    <w:p w:rsidR="009717E8" w:rsidRPr="004A38FA" w:rsidRDefault="009717E8" w:rsidP="004A38FA">
      <w:pPr>
        <w:pStyle w:val="WW-Predeterminado"/>
        <w:spacing w:after="0" w:line="240" w:lineRule="auto"/>
        <w:rPr>
          <w:rFonts w:ascii="Times New Roman" w:hAnsi="Times New Roman" w:cs="Times New Roman"/>
          <w:sz w:val="24"/>
          <w:szCs w:val="24"/>
          <w:lang w:val="es-ES"/>
        </w:rPr>
      </w:pP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Figura 6 errores de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Pr="004A38FA">
        <w:rPr>
          <w:rFonts w:ascii="Times New Roman" w:hAnsi="Times New Roman" w:cs="Times New Roman"/>
          <w:sz w:val="24"/>
          <w:szCs w:val="24"/>
          <w:lang w:val="es-ES"/>
        </w:rPr>
        <w:t xml:space="preserve"> (validación cruzada con 10 dobleces)</w:t>
      </w: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21BDB829" wp14:editId="064EC5BB">
            <wp:extent cx="5782871" cy="31139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88474" cy="3116920"/>
                    </a:xfrm>
                    <a:prstGeom prst="rect">
                      <a:avLst/>
                    </a:prstGeom>
                  </pic:spPr>
                </pic:pic>
              </a:graphicData>
            </a:graphic>
          </wp:inline>
        </w:drawing>
      </w:r>
    </w:p>
    <w:p w:rsidR="004A38FA" w:rsidRDefault="004A38FA" w:rsidP="004A38FA">
      <w:pPr>
        <w:pStyle w:val="WW-Predeterminado"/>
        <w:spacing w:after="0" w:line="240" w:lineRule="auto"/>
        <w:rPr>
          <w:rFonts w:ascii="Times New Roman" w:hAnsi="Times New Roman" w:cs="Times New Roman"/>
          <w:sz w:val="24"/>
          <w:szCs w:val="24"/>
          <w:lang w:val="es-ES"/>
        </w:rPr>
      </w:pPr>
    </w:p>
    <w:p w:rsidR="004A38FA" w:rsidRDefault="004A38FA" w:rsidP="004A38FA">
      <w:pPr>
        <w:pStyle w:val="WW-Predeterminado"/>
        <w:spacing w:after="0" w:line="240" w:lineRule="auto"/>
        <w:rPr>
          <w:rFonts w:ascii="Times New Roman" w:hAnsi="Times New Roman" w:cs="Times New Roman"/>
          <w:sz w:val="24"/>
          <w:szCs w:val="24"/>
          <w:lang w:val="es-ES"/>
        </w:rPr>
      </w:pPr>
    </w:p>
    <w:p w:rsidR="001E6AA7"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lastRenderedPageBreak/>
        <w:t xml:space="preserve">Figura 7 </w:t>
      </w:r>
      <w:proofErr w:type="spellStart"/>
      <w:r w:rsidRPr="004A38FA">
        <w:rPr>
          <w:rFonts w:ascii="Times New Roman" w:hAnsi="Times New Roman" w:cs="Times New Roman"/>
          <w:sz w:val="24"/>
          <w:szCs w:val="24"/>
          <w:lang w:val="es-ES"/>
        </w:rPr>
        <w:t>variograma</w:t>
      </w:r>
      <w:proofErr w:type="spellEnd"/>
      <w:r w:rsidRPr="004A38FA">
        <w:rPr>
          <w:rFonts w:ascii="Times New Roman" w:hAnsi="Times New Roman" w:cs="Times New Roman"/>
          <w:sz w:val="24"/>
          <w:szCs w:val="24"/>
          <w:lang w:val="es-ES"/>
        </w:rPr>
        <w:t xml:space="preserve"> experimental de residuales de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Pr="004A38FA">
        <w:rPr>
          <w:rFonts w:ascii="Times New Roman" w:hAnsi="Times New Roman" w:cs="Times New Roman"/>
          <w:sz w:val="24"/>
          <w:szCs w:val="24"/>
          <w:lang w:val="es-ES"/>
        </w:rPr>
        <w:t xml:space="preserve"> modelo exponencial</w:t>
      </w: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17043954" wp14:editId="18180D4E">
            <wp:extent cx="4188941" cy="39258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6220" cy="3932709"/>
                    </a:xfrm>
                    <a:prstGeom prst="rect">
                      <a:avLst/>
                    </a:prstGeom>
                  </pic:spPr>
                </pic:pic>
              </a:graphicData>
            </a:graphic>
          </wp:inline>
        </w:drawing>
      </w:r>
    </w:p>
    <w:p w:rsidR="009717E8" w:rsidRPr="004A38FA" w:rsidRDefault="009717E8"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Figura 8 </w:t>
      </w:r>
      <w:r w:rsidR="00BE37BD" w:rsidRPr="004A38FA">
        <w:rPr>
          <w:rFonts w:ascii="Times New Roman" w:hAnsi="Times New Roman" w:cs="Times New Roman"/>
          <w:sz w:val="24"/>
          <w:szCs w:val="24"/>
          <w:lang w:val="es-ES"/>
        </w:rPr>
        <w:t xml:space="preserve">residuales de </w:t>
      </w:r>
      <w:proofErr w:type="spellStart"/>
      <w:r w:rsidR="00BE37BD" w:rsidRPr="004A38FA">
        <w:rPr>
          <w:rFonts w:ascii="Times New Roman" w:hAnsi="Times New Roman" w:cs="Times New Roman"/>
          <w:sz w:val="24"/>
          <w:szCs w:val="24"/>
          <w:lang w:val="es-ES"/>
        </w:rPr>
        <w:t>random</w:t>
      </w:r>
      <w:proofErr w:type="spellEnd"/>
      <w:r w:rsidR="00BE37BD" w:rsidRPr="004A38FA">
        <w:rPr>
          <w:rFonts w:ascii="Times New Roman" w:hAnsi="Times New Roman" w:cs="Times New Roman"/>
          <w:sz w:val="24"/>
          <w:szCs w:val="24"/>
          <w:lang w:val="es-ES"/>
        </w:rPr>
        <w:t xml:space="preserve"> </w:t>
      </w:r>
      <w:proofErr w:type="spellStart"/>
      <w:r w:rsidR="00BE37BD" w:rsidRPr="004A38FA">
        <w:rPr>
          <w:rFonts w:ascii="Times New Roman" w:hAnsi="Times New Roman" w:cs="Times New Roman"/>
          <w:sz w:val="24"/>
          <w:szCs w:val="24"/>
          <w:lang w:val="es-ES"/>
        </w:rPr>
        <w:t>forest</w:t>
      </w:r>
      <w:proofErr w:type="spellEnd"/>
      <w:r w:rsidR="00BE37BD" w:rsidRPr="004A38FA">
        <w:rPr>
          <w:rFonts w:ascii="Times New Roman" w:hAnsi="Times New Roman" w:cs="Times New Roman"/>
          <w:sz w:val="24"/>
          <w:szCs w:val="24"/>
          <w:lang w:val="es-ES"/>
        </w:rPr>
        <w:t xml:space="preserve"> “</w:t>
      </w:r>
      <w:proofErr w:type="spellStart"/>
      <w:r w:rsidR="00BE37BD" w:rsidRPr="004A38FA">
        <w:rPr>
          <w:rFonts w:ascii="Times New Roman" w:hAnsi="Times New Roman" w:cs="Times New Roman"/>
          <w:sz w:val="24"/>
          <w:szCs w:val="24"/>
          <w:lang w:val="es-ES"/>
        </w:rPr>
        <w:t>krigeados</w:t>
      </w:r>
      <w:proofErr w:type="spellEnd"/>
      <w:r w:rsidR="00BE37BD" w:rsidRPr="004A38FA">
        <w:rPr>
          <w:rFonts w:ascii="Times New Roman" w:hAnsi="Times New Roman" w:cs="Times New Roman"/>
          <w:sz w:val="24"/>
          <w:szCs w:val="24"/>
          <w:lang w:val="es-ES"/>
        </w:rPr>
        <w:t>”</w:t>
      </w:r>
    </w:p>
    <w:p w:rsidR="00BE37BD" w:rsidRPr="004A38FA" w:rsidRDefault="00BE37BD" w:rsidP="004A38FA">
      <w:pPr>
        <w:pStyle w:val="WW-Predeterminado"/>
        <w:spacing w:after="0" w:line="240" w:lineRule="auto"/>
        <w:rPr>
          <w:rFonts w:ascii="Times New Roman" w:hAnsi="Times New Roman" w:cs="Times New Roman"/>
          <w:b/>
          <w:i/>
          <w:sz w:val="24"/>
          <w:szCs w:val="24"/>
          <w:lang w:val="es-ES"/>
        </w:rPr>
      </w:pPr>
      <w:r w:rsidRPr="004A38FA">
        <w:rPr>
          <w:rFonts w:ascii="Times New Roman" w:hAnsi="Times New Roman" w:cs="Times New Roman"/>
          <w:noProof/>
          <w:sz w:val="24"/>
          <w:szCs w:val="24"/>
          <w:lang w:eastAsia="en-US"/>
        </w:rPr>
        <w:drawing>
          <wp:inline distT="0" distB="0" distL="0" distR="0" wp14:anchorId="6DC32F3E" wp14:editId="73F8496B">
            <wp:extent cx="3813243" cy="3807633"/>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38364" cy="3832717"/>
                    </a:xfrm>
                    <a:prstGeom prst="rect">
                      <a:avLst/>
                    </a:prstGeom>
                  </pic:spPr>
                </pic:pic>
              </a:graphicData>
            </a:graphic>
          </wp:inline>
        </w:drawing>
      </w:r>
    </w:p>
    <w:p w:rsidR="004A38FA" w:rsidRDefault="004A38FA" w:rsidP="004A38FA">
      <w:pPr>
        <w:pStyle w:val="WW-Predeterminado"/>
        <w:spacing w:after="0" w:line="240" w:lineRule="auto"/>
        <w:rPr>
          <w:rFonts w:ascii="Times New Roman" w:hAnsi="Times New Roman" w:cs="Times New Roman"/>
          <w:sz w:val="24"/>
          <w:szCs w:val="24"/>
          <w:lang w:val="es-ES"/>
        </w:rPr>
      </w:pPr>
    </w:p>
    <w:p w:rsidR="00BE37BD" w:rsidRPr="004A38FA" w:rsidRDefault="00BE37BD"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Figura 9 Mapa de pH basado en </w:t>
      </w:r>
      <w:proofErr w:type="spellStart"/>
      <w:r w:rsidRPr="004A38FA">
        <w:rPr>
          <w:rFonts w:ascii="Times New Roman" w:hAnsi="Times New Roman" w:cs="Times New Roman"/>
          <w:sz w:val="24"/>
          <w:szCs w:val="24"/>
          <w:lang w:val="es-ES"/>
        </w:rPr>
        <w:t>regression-kriging</w:t>
      </w:r>
      <w:proofErr w:type="spellEnd"/>
      <w:r w:rsidRPr="004A38FA">
        <w:rPr>
          <w:rFonts w:ascii="Times New Roman" w:hAnsi="Times New Roman" w:cs="Times New Roman"/>
          <w:sz w:val="24"/>
          <w:szCs w:val="24"/>
          <w:lang w:val="es-ES"/>
        </w:rPr>
        <w:t xml:space="preserve">  </w:t>
      </w:r>
    </w:p>
    <w:p w:rsidR="00BE37BD" w:rsidRPr="004A38FA" w:rsidRDefault="00BE37BD"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17257D4B" wp14:editId="14445D9F">
            <wp:extent cx="3958389" cy="395256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1919" cy="3966077"/>
                    </a:xfrm>
                    <a:prstGeom prst="rect">
                      <a:avLst/>
                    </a:prstGeom>
                  </pic:spPr>
                </pic:pic>
              </a:graphicData>
            </a:graphic>
          </wp:inline>
        </w:drawing>
      </w:r>
    </w:p>
    <w:p w:rsidR="00BE37BD" w:rsidRPr="004A38FA" w:rsidRDefault="00BE37BD"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Tabla 2 validación de resultados </w:t>
      </w:r>
    </w:p>
    <w:p w:rsidR="00BE37BD" w:rsidRPr="004A38FA" w:rsidRDefault="00BE37BD"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1DC85928" wp14:editId="2A111672">
            <wp:extent cx="1131065" cy="22118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31744" cy="2213189"/>
                    </a:xfrm>
                    <a:prstGeom prst="rect">
                      <a:avLst/>
                    </a:prstGeom>
                  </pic:spPr>
                </pic:pic>
              </a:graphicData>
            </a:graphic>
          </wp:inline>
        </w:drawing>
      </w:r>
    </w:p>
    <w:p w:rsidR="00A2261B" w:rsidRPr="004A38FA" w:rsidRDefault="00BE37BD" w:rsidP="004A38FA">
      <w:pPr>
        <w:pStyle w:val="WW-Predeterminado"/>
        <w:spacing w:after="0" w:line="240" w:lineRule="auto"/>
        <w:rPr>
          <w:rFonts w:ascii="Times New Roman" w:hAnsi="Times New Roman" w:cs="Times New Roman"/>
          <w:sz w:val="24"/>
          <w:szCs w:val="24"/>
          <w:lang w:val="es-ES"/>
        </w:rPr>
      </w:pPr>
      <w:proofErr w:type="spellStart"/>
      <w:r w:rsidRPr="004A38FA">
        <w:rPr>
          <w:rFonts w:ascii="Times New Roman" w:hAnsi="Times New Roman" w:cs="Times New Roman"/>
          <w:sz w:val="24"/>
          <w:szCs w:val="24"/>
          <w:lang w:val="es-ES"/>
        </w:rPr>
        <w:t>rmse</w:t>
      </w:r>
      <w:proofErr w:type="spellEnd"/>
      <w:r w:rsidRPr="004A38FA">
        <w:rPr>
          <w:rFonts w:ascii="Times New Roman" w:hAnsi="Times New Roman" w:cs="Times New Roman"/>
          <w:sz w:val="24"/>
          <w:szCs w:val="24"/>
          <w:lang w:val="es-ES"/>
        </w:rPr>
        <w:t>= raíz de error medio cuadrático</w:t>
      </w:r>
      <w:r w:rsidR="00A2261B" w:rsidRPr="004A38FA">
        <w:rPr>
          <w:rFonts w:ascii="Times New Roman" w:hAnsi="Times New Roman" w:cs="Times New Roman"/>
          <w:sz w:val="24"/>
          <w:szCs w:val="24"/>
          <w:lang w:val="es-ES"/>
        </w:rPr>
        <w:t>,</w:t>
      </w:r>
      <w:r w:rsidRPr="004A38FA">
        <w:rPr>
          <w:rFonts w:ascii="Times New Roman" w:hAnsi="Times New Roman" w:cs="Times New Roman"/>
          <w:sz w:val="24"/>
          <w:szCs w:val="24"/>
          <w:lang w:val="es-ES"/>
        </w:rPr>
        <w:t xml:space="preserve"> validación cruzada 10 </w:t>
      </w:r>
      <w:proofErr w:type="spellStart"/>
      <w:r w:rsidRPr="004A38FA">
        <w:rPr>
          <w:rFonts w:ascii="Times New Roman" w:hAnsi="Times New Roman" w:cs="Times New Roman"/>
          <w:sz w:val="24"/>
          <w:szCs w:val="24"/>
          <w:lang w:val="es-ES"/>
        </w:rPr>
        <w:t>folds</w:t>
      </w:r>
      <w:proofErr w:type="spellEnd"/>
      <w:r w:rsidRPr="004A38FA">
        <w:rPr>
          <w:rFonts w:ascii="Times New Roman" w:hAnsi="Times New Roman" w:cs="Times New Roman"/>
          <w:sz w:val="24"/>
          <w:szCs w:val="24"/>
          <w:lang w:val="es-ES"/>
        </w:rPr>
        <w:t xml:space="preserve"> modelo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corr</w:t>
      </w:r>
      <w:proofErr w:type="spellEnd"/>
      <w:r w:rsidRPr="004A38FA">
        <w:rPr>
          <w:rFonts w:ascii="Times New Roman" w:hAnsi="Times New Roman" w:cs="Times New Roman"/>
          <w:sz w:val="24"/>
          <w:szCs w:val="24"/>
          <w:lang w:val="es-ES"/>
        </w:rPr>
        <w:t>= correlación entre observados y modelados</w:t>
      </w:r>
      <w:r w:rsidR="00A2261B" w:rsidRPr="004A38FA">
        <w:rPr>
          <w:rFonts w:ascii="Times New Roman" w:hAnsi="Times New Roman" w:cs="Times New Roman"/>
          <w:sz w:val="24"/>
          <w:szCs w:val="24"/>
          <w:lang w:val="es-ES"/>
        </w:rPr>
        <w:t>,</w:t>
      </w:r>
      <w:r w:rsidRPr="004A38FA">
        <w:rPr>
          <w:rFonts w:ascii="Times New Roman" w:hAnsi="Times New Roman" w:cs="Times New Roman"/>
          <w:sz w:val="24"/>
          <w:szCs w:val="24"/>
          <w:lang w:val="es-ES"/>
        </w:rPr>
        <w:t xml:space="preserve"> validación cruzada 10 </w:t>
      </w:r>
      <w:proofErr w:type="spellStart"/>
      <w:r w:rsidRPr="004A38FA">
        <w:rPr>
          <w:rFonts w:ascii="Times New Roman" w:hAnsi="Times New Roman" w:cs="Times New Roman"/>
          <w:sz w:val="24"/>
          <w:szCs w:val="24"/>
          <w:lang w:val="es-ES"/>
        </w:rPr>
        <w:t>folds</w:t>
      </w:r>
      <w:proofErr w:type="spellEnd"/>
      <w:r w:rsidRPr="004A38FA">
        <w:rPr>
          <w:rFonts w:ascii="Times New Roman" w:hAnsi="Times New Roman" w:cs="Times New Roman"/>
          <w:sz w:val="24"/>
          <w:szCs w:val="24"/>
          <w:lang w:val="es-ES"/>
        </w:rPr>
        <w:t xml:space="preserve"> modelo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00A2261B" w:rsidRPr="004A38FA">
        <w:rPr>
          <w:rFonts w:ascii="Times New Roman" w:hAnsi="Times New Roman" w:cs="Times New Roman"/>
          <w:sz w:val="24"/>
          <w:szCs w:val="24"/>
          <w:lang w:val="es-ES"/>
        </w:rPr>
        <w:t xml:space="preserve">, </w:t>
      </w:r>
      <w:proofErr w:type="spellStart"/>
      <w:r w:rsidR="00A2261B" w:rsidRPr="004A38FA">
        <w:rPr>
          <w:rFonts w:ascii="Times New Roman" w:hAnsi="Times New Roman" w:cs="Times New Roman"/>
          <w:sz w:val="24"/>
          <w:szCs w:val="24"/>
          <w:lang w:val="es-ES"/>
        </w:rPr>
        <w:t>corTest</w:t>
      </w:r>
      <w:proofErr w:type="spellEnd"/>
      <w:r w:rsidR="00A2261B" w:rsidRPr="004A38FA">
        <w:rPr>
          <w:rFonts w:ascii="Times New Roman" w:hAnsi="Times New Roman" w:cs="Times New Roman"/>
          <w:sz w:val="24"/>
          <w:szCs w:val="24"/>
          <w:lang w:val="es-ES"/>
        </w:rPr>
        <w:t xml:space="preserve"> = correlación entre observados y modelados, </w:t>
      </w:r>
      <w:proofErr w:type="spellStart"/>
      <w:r w:rsidR="00A2261B" w:rsidRPr="004A38FA">
        <w:rPr>
          <w:rFonts w:ascii="Times New Roman" w:hAnsi="Times New Roman" w:cs="Times New Roman"/>
          <w:sz w:val="24"/>
          <w:szCs w:val="24"/>
          <w:lang w:val="es-ES"/>
        </w:rPr>
        <w:t>rmseTest</w:t>
      </w:r>
      <w:proofErr w:type="spellEnd"/>
      <w:r w:rsidR="00A2261B" w:rsidRPr="004A38FA">
        <w:rPr>
          <w:rFonts w:ascii="Times New Roman" w:hAnsi="Times New Roman" w:cs="Times New Roman"/>
          <w:sz w:val="24"/>
          <w:szCs w:val="24"/>
          <w:lang w:val="es-ES"/>
        </w:rPr>
        <w:t xml:space="preserve"> = raíz de error medio cuadrático validación externa validación externa, </w:t>
      </w:r>
      <w:proofErr w:type="spellStart"/>
      <w:r w:rsidR="00A2261B" w:rsidRPr="004A38FA">
        <w:rPr>
          <w:rFonts w:ascii="Times New Roman" w:hAnsi="Times New Roman" w:cs="Times New Roman"/>
          <w:sz w:val="24"/>
          <w:szCs w:val="24"/>
          <w:lang w:val="es-ES"/>
        </w:rPr>
        <w:t>corCVkrig</w:t>
      </w:r>
      <w:proofErr w:type="spellEnd"/>
      <w:r w:rsidR="00A2261B" w:rsidRPr="004A38FA">
        <w:rPr>
          <w:rFonts w:ascii="Times New Roman" w:hAnsi="Times New Roman" w:cs="Times New Roman"/>
          <w:sz w:val="24"/>
          <w:szCs w:val="24"/>
          <w:lang w:val="es-ES"/>
        </w:rPr>
        <w:t xml:space="preserve"> = correlación entre observados, validación cruzada de </w:t>
      </w:r>
      <w:proofErr w:type="spellStart"/>
      <w:r w:rsidR="00A2261B" w:rsidRPr="004A38FA">
        <w:rPr>
          <w:rFonts w:ascii="Times New Roman" w:hAnsi="Times New Roman" w:cs="Times New Roman"/>
          <w:sz w:val="24"/>
          <w:szCs w:val="24"/>
          <w:lang w:val="es-ES"/>
        </w:rPr>
        <w:t>kriging</w:t>
      </w:r>
      <w:proofErr w:type="spellEnd"/>
      <w:r w:rsidR="00A2261B" w:rsidRPr="004A38FA">
        <w:rPr>
          <w:rFonts w:ascii="Times New Roman" w:hAnsi="Times New Roman" w:cs="Times New Roman"/>
          <w:sz w:val="24"/>
          <w:szCs w:val="24"/>
          <w:lang w:val="es-ES"/>
        </w:rPr>
        <w:t xml:space="preserve"> de residuales, </w:t>
      </w:r>
      <w:proofErr w:type="spellStart"/>
      <w:r w:rsidR="00A2261B" w:rsidRPr="004A38FA">
        <w:rPr>
          <w:rFonts w:ascii="Times New Roman" w:hAnsi="Times New Roman" w:cs="Times New Roman"/>
          <w:sz w:val="24"/>
          <w:szCs w:val="24"/>
          <w:lang w:val="es-ES"/>
        </w:rPr>
        <w:t>rmseCVkrig</w:t>
      </w:r>
      <w:proofErr w:type="spellEnd"/>
      <w:r w:rsidR="00A2261B" w:rsidRPr="004A38FA">
        <w:rPr>
          <w:rFonts w:ascii="Times New Roman" w:hAnsi="Times New Roman" w:cs="Times New Roman"/>
          <w:sz w:val="24"/>
          <w:szCs w:val="24"/>
          <w:lang w:val="es-ES"/>
        </w:rPr>
        <w:t xml:space="preserve"> = raíz de error medio cuadrático, validación de </w:t>
      </w:r>
      <w:proofErr w:type="spellStart"/>
      <w:r w:rsidR="00A2261B" w:rsidRPr="004A38FA">
        <w:rPr>
          <w:rFonts w:ascii="Times New Roman" w:hAnsi="Times New Roman" w:cs="Times New Roman"/>
          <w:sz w:val="24"/>
          <w:szCs w:val="24"/>
          <w:lang w:val="es-ES"/>
        </w:rPr>
        <w:t>kriging</w:t>
      </w:r>
      <w:proofErr w:type="spellEnd"/>
      <w:r w:rsidR="00A2261B" w:rsidRPr="004A38FA">
        <w:rPr>
          <w:rFonts w:ascii="Times New Roman" w:hAnsi="Times New Roman" w:cs="Times New Roman"/>
          <w:sz w:val="24"/>
          <w:szCs w:val="24"/>
          <w:lang w:val="es-ES"/>
        </w:rPr>
        <w:t xml:space="preserve"> de residuales, </w:t>
      </w:r>
      <w:proofErr w:type="spellStart"/>
      <w:r w:rsidR="00A2261B" w:rsidRPr="004A38FA">
        <w:rPr>
          <w:rFonts w:ascii="Times New Roman" w:hAnsi="Times New Roman" w:cs="Times New Roman"/>
          <w:sz w:val="24"/>
          <w:szCs w:val="24"/>
          <w:lang w:val="es-ES"/>
        </w:rPr>
        <w:t>corTestRFRK</w:t>
      </w:r>
      <w:proofErr w:type="spellEnd"/>
      <w:r w:rsidR="00A2261B" w:rsidRPr="004A38FA">
        <w:rPr>
          <w:rFonts w:ascii="Times New Roman" w:hAnsi="Times New Roman" w:cs="Times New Roman"/>
          <w:sz w:val="24"/>
          <w:szCs w:val="24"/>
          <w:lang w:val="es-ES"/>
        </w:rPr>
        <w:t xml:space="preserve"> = correlación entre observados y modelados, validación externa de </w:t>
      </w:r>
      <w:proofErr w:type="spellStart"/>
      <w:r w:rsidR="00A2261B" w:rsidRPr="004A38FA">
        <w:rPr>
          <w:rFonts w:ascii="Times New Roman" w:hAnsi="Times New Roman" w:cs="Times New Roman"/>
          <w:sz w:val="24"/>
          <w:szCs w:val="24"/>
          <w:lang w:val="es-ES"/>
        </w:rPr>
        <w:t>random</w:t>
      </w:r>
      <w:proofErr w:type="spellEnd"/>
      <w:r w:rsidR="00A2261B" w:rsidRPr="004A38FA">
        <w:rPr>
          <w:rFonts w:ascii="Times New Roman" w:hAnsi="Times New Roman" w:cs="Times New Roman"/>
          <w:sz w:val="24"/>
          <w:szCs w:val="24"/>
          <w:lang w:val="es-ES"/>
        </w:rPr>
        <w:t xml:space="preserve"> </w:t>
      </w:r>
      <w:proofErr w:type="spellStart"/>
      <w:r w:rsidR="00A2261B" w:rsidRPr="004A38FA">
        <w:rPr>
          <w:rFonts w:ascii="Times New Roman" w:hAnsi="Times New Roman" w:cs="Times New Roman"/>
          <w:sz w:val="24"/>
          <w:szCs w:val="24"/>
          <w:lang w:val="es-ES"/>
        </w:rPr>
        <w:t>forest</w:t>
      </w:r>
      <w:proofErr w:type="spellEnd"/>
      <w:r w:rsidR="00A2261B" w:rsidRPr="004A38FA">
        <w:rPr>
          <w:rFonts w:ascii="Times New Roman" w:hAnsi="Times New Roman" w:cs="Times New Roman"/>
          <w:sz w:val="24"/>
          <w:szCs w:val="24"/>
          <w:lang w:val="es-ES"/>
        </w:rPr>
        <w:t xml:space="preserve"> </w:t>
      </w:r>
      <w:proofErr w:type="spellStart"/>
      <w:r w:rsidR="00A2261B" w:rsidRPr="004A38FA">
        <w:rPr>
          <w:rFonts w:ascii="Times New Roman" w:hAnsi="Times New Roman" w:cs="Times New Roman"/>
          <w:sz w:val="24"/>
          <w:szCs w:val="24"/>
          <w:lang w:val="es-ES"/>
        </w:rPr>
        <w:t>mas</w:t>
      </w:r>
      <w:proofErr w:type="spellEnd"/>
      <w:r w:rsidR="00A2261B" w:rsidRPr="004A38FA">
        <w:rPr>
          <w:rFonts w:ascii="Times New Roman" w:hAnsi="Times New Roman" w:cs="Times New Roman"/>
          <w:sz w:val="24"/>
          <w:szCs w:val="24"/>
          <w:lang w:val="es-ES"/>
        </w:rPr>
        <w:t xml:space="preserve"> </w:t>
      </w:r>
      <w:proofErr w:type="spellStart"/>
      <w:r w:rsidR="00A2261B" w:rsidRPr="004A38FA">
        <w:rPr>
          <w:rFonts w:ascii="Times New Roman" w:hAnsi="Times New Roman" w:cs="Times New Roman"/>
          <w:sz w:val="24"/>
          <w:szCs w:val="24"/>
          <w:lang w:val="es-ES"/>
        </w:rPr>
        <w:t>kriging</w:t>
      </w:r>
      <w:proofErr w:type="spellEnd"/>
      <w:r w:rsidR="00A2261B" w:rsidRPr="004A38FA">
        <w:rPr>
          <w:rFonts w:ascii="Times New Roman" w:hAnsi="Times New Roman" w:cs="Times New Roman"/>
          <w:sz w:val="24"/>
          <w:szCs w:val="24"/>
          <w:lang w:val="es-ES"/>
        </w:rPr>
        <w:t xml:space="preserve"> de residuales, </w:t>
      </w:r>
      <w:proofErr w:type="spellStart"/>
      <w:r w:rsidR="00A2261B" w:rsidRPr="004A38FA">
        <w:rPr>
          <w:rFonts w:ascii="Times New Roman" w:hAnsi="Times New Roman" w:cs="Times New Roman"/>
          <w:sz w:val="24"/>
          <w:szCs w:val="24"/>
          <w:lang w:val="es-ES"/>
        </w:rPr>
        <w:lastRenderedPageBreak/>
        <w:t>rmseTestRFRK</w:t>
      </w:r>
      <w:proofErr w:type="spellEnd"/>
      <w:r w:rsidR="00A2261B" w:rsidRPr="004A38FA">
        <w:rPr>
          <w:rFonts w:ascii="Times New Roman" w:hAnsi="Times New Roman" w:cs="Times New Roman"/>
          <w:sz w:val="24"/>
          <w:szCs w:val="24"/>
          <w:lang w:val="es-ES"/>
        </w:rPr>
        <w:t xml:space="preserve"> = raíz de error medio cuadrático, validación externa de </w:t>
      </w:r>
      <w:proofErr w:type="spellStart"/>
      <w:r w:rsidR="00A2261B" w:rsidRPr="004A38FA">
        <w:rPr>
          <w:rFonts w:ascii="Times New Roman" w:hAnsi="Times New Roman" w:cs="Times New Roman"/>
          <w:sz w:val="24"/>
          <w:szCs w:val="24"/>
          <w:lang w:val="es-ES"/>
        </w:rPr>
        <w:t>random</w:t>
      </w:r>
      <w:proofErr w:type="spellEnd"/>
      <w:r w:rsidR="00A2261B" w:rsidRPr="004A38FA">
        <w:rPr>
          <w:rFonts w:ascii="Times New Roman" w:hAnsi="Times New Roman" w:cs="Times New Roman"/>
          <w:sz w:val="24"/>
          <w:szCs w:val="24"/>
          <w:lang w:val="es-ES"/>
        </w:rPr>
        <w:t xml:space="preserve"> </w:t>
      </w:r>
      <w:proofErr w:type="spellStart"/>
      <w:r w:rsidR="00A2261B" w:rsidRPr="004A38FA">
        <w:rPr>
          <w:rFonts w:ascii="Times New Roman" w:hAnsi="Times New Roman" w:cs="Times New Roman"/>
          <w:sz w:val="24"/>
          <w:szCs w:val="24"/>
          <w:lang w:val="es-ES"/>
        </w:rPr>
        <w:t>forest</w:t>
      </w:r>
      <w:proofErr w:type="spellEnd"/>
      <w:r w:rsidR="00A2261B" w:rsidRPr="004A38FA">
        <w:rPr>
          <w:rFonts w:ascii="Times New Roman" w:hAnsi="Times New Roman" w:cs="Times New Roman"/>
          <w:sz w:val="24"/>
          <w:szCs w:val="24"/>
          <w:lang w:val="es-ES"/>
        </w:rPr>
        <w:t xml:space="preserve"> </w:t>
      </w:r>
      <w:proofErr w:type="spellStart"/>
      <w:r w:rsidR="00A2261B" w:rsidRPr="004A38FA">
        <w:rPr>
          <w:rFonts w:ascii="Times New Roman" w:hAnsi="Times New Roman" w:cs="Times New Roman"/>
          <w:sz w:val="24"/>
          <w:szCs w:val="24"/>
          <w:lang w:val="es-ES"/>
        </w:rPr>
        <w:t>mas</w:t>
      </w:r>
      <w:proofErr w:type="spellEnd"/>
      <w:r w:rsidR="00A2261B" w:rsidRPr="004A38FA">
        <w:rPr>
          <w:rFonts w:ascii="Times New Roman" w:hAnsi="Times New Roman" w:cs="Times New Roman"/>
          <w:sz w:val="24"/>
          <w:szCs w:val="24"/>
          <w:lang w:val="es-ES"/>
        </w:rPr>
        <w:t xml:space="preserve"> </w:t>
      </w:r>
      <w:proofErr w:type="spellStart"/>
      <w:r w:rsidR="00A2261B" w:rsidRPr="004A38FA">
        <w:rPr>
          <w:rFonts w:ascii="Times New Roman" w:hAnsi="Times New Roman" w:cs="Times New Roman"/>
          <w:sz w:val="24"/>
          <w:szCs w:val="24"/>
          <w:lang w:val="es-ES"/>
        </w:rPr>
        <w:t>kriging</w:t>
      </w:r>
      <w:proofErr w:type="spellEnd"/>
      <w:r w:rsidR="00A2261B" w:rsidRPr="004A38FA">
        <w:rPr>
          <w:rFonts w:ascii="Times New Roman" w:hAnsi="Times New Roman" w:cs="Times New Roman"/>
          <w:sz w:val="24"/>
          <w:szCs w:val="24"/>
          <w:lang w:val="es-ES"/>
        </w:rPr>
        <w:t xml:space="preserve"> de residuales.</w:t>
      </w:r>
    </w:p>
    <w:p w:rsidR="004A38FA" w:rsidRDefault="004A38FA" w:rsidP="004A38FA">
      <w:pPr>
        <w:pStyle w:val="WW-Predeterminado"/>
        <w:spacing w:after="0" w:line="240" w:lineRule="auto"/>
        <w:rPr>
          <w:rFonts w:ascii="Times New Roman" w:hAnsi="Times New Roman" w:cs="Times New Roman"/>
          <w:sz w:val="24"/>
          <w:szCs w:val="24"/>
          <w:lang w:val="es-ES"/>
        </w:rPr>
      </w:pPr>
    </w:p>
    <w:p w:rsidR="00BE37BD" w:rsidRPr="004A38FA" w:rsidRDefault="00BE37BD"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Figura 10 correlación entre observados y modelados, validación cruzada de modelo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00A2261B" w:rsidRPr="004A38FA">
        <w:rPr>
          <w:rFonts w:ascii="Times New Roman" w:hAnsi="Times New Roman" w:cs="Times New Roman"/>
          <w:sz w:val="24"/>
          <w:szCs w:val="24"/>
          <w:lang w:val="es-ES"/>
        </w:rPr>
        <w:t xml:space="preserve"> (0.80)</w:t>
      </w:r>
      <w:r w:rsidRPr="004A38FA">
        <w:rPr>
          <w:rFonts w:ascii="Times New Roman" w:hAnsi="Times New Roman" w:cs="Times New Roman"/>
          <w:sz w:val="24"/>
          <w:szCs w:val="24"/>
          <w:lang w:val="es-ES"/>
        </w:rPr>
        <w:t xml:space="preserve">. </w:t>
      </w:r>
    </w:p>
    <w:p w:rsidR="00BE37BD" w:rsidRPr="004A38FA" w:rsidRDefault="00BE37BD"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noProof/>
          <w:sz w:val="24"/>
          <w:szCs w:val="24"/>
          <w:lang w:eastAsia="en-US"/>
        </w:rPr>
        <w:drawing>
          <wp:inline distT="0" distB="0" distL="0" distR="0" wp14:anchorId="6C96CEC1" wp14:editId="7086BCEB">
            <wp:extent cx="2718487" cy="271448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32157" cy="2728137"/>
                    </a:xfrm>
                    <a:prstGeom prst="rect">
                      <a:avLst/>
                    </a:prstGeom>
                  </pic:spPr>
                </pic:pic>
              </a:graphicData>
            </a:graphic>
          </wp:inline>
        </w:drawing>
      </w:r>
      <w:bookmarkStart w:id="1" w:name="_GoBack"/>
      <w:bookmarkEnd w:id="1"/>
    </w:p>
    <w:p w:rsidR="004A38FA" w:rsidRPr="004A38FA" w:rsidRDefault="004A38FA" w:rsidP="004A38FA">
      <w:pPr>
        <w:pStyle w:val="WW-Predeterminado"/>
        <w:spacing w:after="0" w:line="240" w:lineRule="auto"/>
        <w:rPr>
          <w:rFonts w:ascii="Times New Roman" w:hAnsi="Times New Roman" w:cs="Times New Roman"/>
          <w:b/>
          <w:i/>
          <w:sz w:val="24"/>
          <w:szCs w:val="24"/>
          <w:lang w:val="es-ES"/>
        </w:rPr>
      </w:pPr>
    </w:p>
    <w:p w:rsidR="008660AA" w:rsidRPr="004A38FA" w:rsidRDefault="00A2261B" w:rsidP="004A38FA">
      <w:pPr>
        <w:pStyle w:val="WW-Predeterminado"/>
        <w:spacing w:after="0" w:line="240" w:lineRule="auto"/>
        <w:rPr>
          <w:rFonts w:ascii="Times New Roman" w:hAnsi="Times New Roman" w:cs="Times New Roman"/>
          <w:b/>
          <w:i/>
          <w:sz w:val="24"/>
          <w:szCs w:val="24"/>
          <w:lang w:val="es-ES"/>
        </w:rPr>
      </w:pPr>
      <w:r w:rsidRPr="004A38FA">
        <w:rPr>
          <w:rFonts w:ascii="Times New Roman" w:hAnsi="Times New Roman" w:cs="Times New Roman"/>
          <w:b/>
          <w:i/>
          <w:sz w:val="24"/>
          <w:szCs w:val="24"/>
          <w:lang w:val="es-ES"/>
        </w:rPr>
        <w:t>Discusión</w:t>
      </w:r>
      <w:r w:rsidR="00E07606" w:rsidRPr="004A38FA">
        <w:rPr>
          <w:rFonts w:ascii="Times New Roman" w:hAnsi="Times New Roman" w:cs="Times New Roman"/>
          <w:b/>
          <w:i/>
          <w:sz w:val="24"/>
          <w:szCs w:val="24"/>
          <w:lang w:val="es-ES"/>
        </w:rPr>
        <w:t>:</w:t>
      </w:r>
      <w:r w:rsidRPr="004A38FA">
        <w:rPr>
          <w:rFonts w:ascii="Times New Roman" w:hAnsi="Times New Roman" w:cs="Times New Roman"/>
          <w:b/>
          <w:i/>
          <w:sz w:val="24"/>
          <w:szCs w:val="24"/>
          <w:lang w:val="es-ES"/>
        </w:rPr>
        <w:t xml:space="preserve"> </w:t>
      </w:r>
    </w:p>
    <w:p w:rsidR="004A38FA" w:rsidRDefault="004A38FA" w:rsidP="004A38FA">
      <w:pPr>
        <w:pStyle w:val="WW-Predeterminado"/>
        <w:spacing w:after="0" w:line="240" w:lineRule="auto"/>
        <w:rPr>
          <w:rFonts w:ascii="Times New Roman" w:hAnsi="Times New Roman" w:cs="Times New Roman"/>
          <w:sz w:val="24"/>
          <w:szCs w:val="24"/>
          <w:lang w:val="es-ES"/>
        </w:rPr>
      </w:pPr>
    </w:p>
    <w:p w:rsidR="008660AA" w:rsidRPr="004A38FA" w:rsidRDefault="00D72FB0"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Contrario a las expectativas, la suma de los residuales “</w:t>
      </w:r>
      <w:proofErr w:type="spellStart"/>
      <w:r w:rsidRPr="004A38FA">
        <w:rPr>
          <w:rFonts w:ascii="Times New Roman" w:hAnsi="Times New Roman" w:cs="Times New Roman"/>
          <w:sz w:val="24"/>
          <w:szCs w:val="24"/>
          <w:lang w:val="es-ES"/>
        </w:rPr>
        <w:t>krigeados</w:t>
      </w:r>
      <w:proofErr w:type="spellEnd"/>
      <w:r w:rsidRPr="004A38FA">
        <w:rPr>
          <w:rFonts w:ascii="Times New Roman" w:hAnsi="Times New Roman" w:cs="Times New Roman"/>
          <w:sz w:val="24"/>
          <w:szCs w:val="24"/>
          <w:lang w:val="es-ES"/>
        </w:rPr>
        <w:t xml:space="preserve">” al modelo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Pr="004A38FA">
        <w:rPr>
          <w:rFonts w:ascii="Times New Roman" w:hAnsi="Times New Roman" w:cs="Times New Roman"/>
          <w:sz w:val="24"/>
          <w:szCs w:val="24"/>
          <w:lang w:val="es-ES"/>
        </w:rPr>
        <w:t xml:space="preserve"> no mejoró sino empeoró marginalmente el error y la correlación entre observados y modelados, quizá por la falta de </w:t>
      </w:r>
      <w:proofErr w:type="spellStart"/>
      <w:r w:rsidRPr="004A38FA">
        <w:rPr>
          <w:rFonts w:ascii="Times New Roman" w:hAnsi="Times New Roman" w:cs="Times New Roman"/>
          <w:sz w:val="24"/>
          <w:szCs w:val="24"/>
          <w:lang w:val="es-ES"/>
        </w:rPr>
        <w:t>autocorrelación</w:t>
      </w:r>
      <w:proofErr w:type="spellEnd"/>
      <w:r w:rsidR="00A11327" w:rsidRPr="004A38FA">
        <w:rPr>
          <w:rFonts w:ascii="Times New Roman" w:hAnsi="Times New Roman" w:cs="Times New Roman"/>
          <w:sz w:val="24"/>
          <w:szCs w:val="24"/>
          <w:lang w:val="es-ES"/>
        </w:rPr>
        <w:t xml:space="preserve"> espacial y el elevado “efecto pe</w:t>
      </w:r>
      <w:r w:rsidRPr="004A38FA">
        <w:rPr>
          <w:rFonts w:ascii="Times New Roman" w:hAnsi="Times New Roman" w:cs="Times New Roman"/>
          <w:sz w:val="24"/>
          <w:szCs w:val="24"/>
          <w:lang w:val="es-ES"/>
        </w:rPr>
        <w:t>pita</w:t>
      </w:r>
      <w:r w:rsidR="00A11327" w:rsidRPr="004A38FA">
        <w:rPr>
          <w:rFonts w:ascii="Times New Roman" w:hAnsi="Times New Roman" w:cs="Times New Roman"/>
          <w:sz w:val="24"/>
          <w:szCs w:val="24"/>
          <w:lang w:val="es-ES"/>
        </w:rPr>
        <w:t>”</w:t>
      </w:r>
      <w:r w:rsidRPr="004A38FA">
        <w:rPr>
          <w:rFonts w:ascii="Times New Roman" w:hAnsi="Times New Roman" w:cs="Times New Roman"/>
          <w:sz w:val="24"/>
          <w:szCs w:val="24"/>
          <w:lang w:val="es-ES"/>
        </w:rPr>
        <w:t xml:space="preserve"> que el </w:t>
      </w:r>
      <w:proofErr w:type="spellStart"/>
      <w:r w:rsidRPr="004A38FA">
        <w:rPr>
          <w:rFonts w:ascii="Times New Roman" w:hAnsi="Times New Roman" w:cs="Times New Roman"/>
          <w:sz w:val="24"/>
          <w:szCs w:val="24"/>
          <w:lang w:val="es-ES"/>
        </w:rPr>
        <w:t>variograma</w:t>
      </w:r>
      <w:proofErr w:type="spellEnd"/>
      <w:r w:rsidR="00A11327" w:rsidRPr="004A38FA">
        <w:rPr>
          <w:rFonts w:ascii="Times New Roman" w:hAnsi="Times New Roman" w:cs="Times New Roman"/>
          <w:sz w:val="24"/>
          <w:szCs w:val="24"/>
          <w:lang w:val="es-ES"/>
        </w:rPr>
        <w:t xml:space="preserve"> de residuales</w:t>
      </w:r>
      <w:r w:rsidRPr="004A38FA">
        <w:rPr>
          <w:rFonts w:ascii="Times New Roman" w:hAnsi="Times New Roman" w:cs="Times New Roman"/>
          <w:sz w:val="24"/>
          <w:szCs w:val="24"/>
          <w:lang w:val="es-ES"/>
        </w:rPr>
        <w:t xml:space="preserve"> muestra.</w:t>
      </w:r>
      <w:r w:rsidR="00A11327" w:rsidRPr="004A38FA">
        <w:rPr>
          <w:rFonts w:ascii="Times New Roman" w:hAnsi="Times New Roman" w:cs="Times New Roman"/>
          <w:sz w:val="24"/>
          <w:szCs w:val="24"/>
          <w:lang w:val="es-ES"/>
        </w:rPr>
        <w:t xml:space="preserve"> Es importante recordar que la falta de congruencia entre la escala 1:1 a la que se tomó el dato de campo y la gruesa resolución de las </w:t>
      </w:r>
      <w:proofErr w:type="spellStart"/>
      <w:r w:rsidR="00A11327" w:rsidRPr="004A38FA">
        <w:rPr>
          <w:rFonts w:ascii="Times New Roman" w:hAnsi="Times New Roman" w:cs="Times New Roman"/>
          <w:sz w:val="24"/>
          <w:szCs w:val="24"/>
          <w:lang w:val="es-ES"/>
        </w:rPr>
        <w:t>covariables</w:t>
      </w:r>
      <w:proofErr w:type="spellEnd"/>
      <w:r w:rsidR="00A11327" w:rsidRPr="004A38FA">
        <w:rPr>
          <w:rFonts w:ascii="Times New Roman" w:hAnsi="Times New Roman" w:cs="Times New Roman"/>
          <w:sz w:val="24"/>
          <w:szCs w:val="24"/>
          <w:lang w:val="es-ES"/>
        </w:rPr>
        <w:t xml:space="preserve"> (pixeles de 1km) influye en la calidad de los modelos predictivos. Otro factor importante es la baja densidad de puntos de muestreo para la gran extensión territorial del área a mapear. Aun así los resultados generados son confiables y comparables con los reportados previamente en la literatura para México (Cruz-Cárdenas et al., 2014) y para otros sitios de estudio, en Latinoamérica (</w:t>
      </w:r>
      <w:proofErr w:type="spellStart"/>
      <w:r w:rsidR="00A11327" w:rsidRPr="004A38FA">
        <w:rPr>
          <w:rFonts w:ascii="Times New Roman" w:hAnsi="Times New Roman" w:cs="Times New Roman"/>
          <w:sz w:val="24"/>
          <w:szCs w:val="24"/>
          <w:lang w:val="es-ES"/>
        </w:rPr>
        <w:t>Gonzalez</w:t>
      </w:r>
      <w:proofErr w:type="spellEnd"/>
      <w:r w:rsidR="00A11327" w:rsidRPr="004A38FA">
        <w:rPr>
          <w:rFonts w:ascii="Times New Roman" w:hAnsi="Times New Roman" w:cs="Times New Roman"/>
          <w:sz w:val="24"/>
          <w:szCs w:val="24"/>
          <w:lang w:val="es-ES"/>
        </w:rPr>
        <w:t xml:space="preserve"> et al., 2007), en Australia (Henderson et al., 2005)</w:t>
      </w:r>
      <w:r w:rsidR="00E373C4" w:rsidRPr="004A38FA">
        <w:rPr>
          <w:rFonts w:ascii="Times New Roman" w:hAnsi="Times New Roman" w:cs="Times New Roman"/>
          <w:sz w:val="24"/>
          <w:szCs w:val="24"/>
          <w:lang w:val="es-ES"/>
        </w:rPr>
        <w:t xml:space="preserve"> y en Europa (Reuter et al., 2008)</w:t>
      </w:r>
      <w:r w:rsidR="00A11327" w:rsidRPr="004A38FA">
        <w:rPr>
          <w:rFonts w:ascii="Times New Roman" w:hAnsi="Times New Roman" w:cs="Times New Roman"/>
          <w:sz w:val="24"/>
          <w:szCs w:val="24"/>
          <w:lang w:val="es-ES"/>
        </w:rPr>
        <w:t xml:space="preserve">.   </w:t>
      </w:r>
    </w:p>
    <w:p w:rsidR="00E07606" w:rsidRPr="004A38FA" w:rsidRDefault="00E07606" w:rsidP="004A38FA">
      <w:pPr>
        <w:pStyle w:val="WW-Predeterminado"/>
        <w:spacing w:after="0" w:line="240" w:lineRule="auto"/>
        <w:rPr>
          <w:rFonts w:ascii="Times New Roman" w:hAnsi="Times New Roman" w:cs="Times New Roman"/>
          <w:b/>
          <w:i/>
          <w:sz w:val="24"/>
          <w:szCs w:val="24"/>
          <w:lang w:val="es-ES"/>
        </w:rPr>
      </w:pPr>
    </w:p>
    <w:p w:rsidR="00A2261B" w:rsidRPr="004A38FA" w:rsidRDefault="00E07606" w:rsidP="004A38FA">
      <w:pPr>
        <w:pStyle w:val="WW-Predeterminado"/>
        <w:spacing w:after="0" w:line="240" w:lineRule="auto"/>
        <w:rPr>
          <w:rFonts w:ascii="Times New Roman" w:hAnsi="Times New Roman" w:cs="Times New Roman"/>
          <w:b/>
          <w:i/>
          <w:sz w:val="24"/>
          <w:szCs w:val="24"/>
          <w:lang w:val="es-ES"/>
        </w:rPr>
      </w:pPr>
      <w:proofErr w:type="spellStart"/>
      <w:r w:rsidRPr="004A38FA">
        <w:rPr>
          <w:rFonts w:ascii="Times New Roman" w:hAnsi="Times New Roman" w:cs="Times New Roman"/>
          <w:b/>
          <w:i/>
          <w:sz w:val="24"/>
          <w:szCs w:val="24"/>
          <w:lang w:val="es-ES"/>
        </w:rPr>
        <w:t>C</w:t>
      </w:r>
      <w:r w:rsidR="00A2261B" w:rsidRPr="004A38FA">
        <w:rPr>
          <w:rFonts w:ascii="Times New Roman" w:hAnsi="Times New Roman" w:cs="Times New Roman"/>
          <w:b/>
          <w:i/>
          <w:sz w:val="24"/>
          <w:szCs w:val="24"/>
          <w:lang w:val="es-ES"/>
        </w:rPr>
        <w:t>onclusion</w:t>
      </w:r>
      <w:proofErr w:type="spellEnd"/>
      <w:r w:rsidR="00A2261B" w:rsidRPr="004A38FA">
        <w:rPr>
          <w:rFonts w:ascii="Times New Roman" w:hAnsi="Times New Roman" w:cs="Times New Roman"/>
          <w:b/>
          <w:i/>
          <w:sz w:val="24"/>
          <w:szCs w:val="24"/>
          <w:lang w:val="es-ES"/>
        </w:rPr>
        <w:t>:</w:t>
      </w:r>
    </w:p>
    <w:p w:rsidR="004A38FA" w:rsidRDefault="004A38FA" w:rsidP="004A38FA">
      <w:pPr>
        <w:pStyle w:val="WW-Predeterminado"/>
        <w:spacing w:after="0" w:line="240" w:lineRule="auto"/>
        <w:rPr>
          <w:rFonts w:ascii="Times New Roman" w:hAnsi="Times New Roman" w:cs="Times New Roman"/>
          <w:sz w:val="24"/>
          <w:szCs w:val="24"/>
          <w:lang w:val="es-ES"/>
        </w:rPr>
      </w:pPr>
    </w:p>
    <w:p w:rsidR="00A2261B" w:rsidRPr="004A38FA" w:rsidRDefault="00E07606"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En el presente documento (y su material adicional) se comparte una metodología para la cartografía digital de suelos en México tomando como referencia para su ejemplificación los datos patrimoniales de pH de suelo generados por INEGI y un conjunto de </w:t>
      </w:r>
      <w:proofErr w:type="spellStart"/>
      <w:r w:rsidRPr="004A38FA">
        <w:rPr>
          <w:rFonts w:ascii="Times New Roman" w:hAnsi="Times New Roman" w:cs="Times New Roman"/>
          <w:sz w:val="24"/>
          <w:szCs w:val="24"/>
          <w:lang w:val="es-ES"/>
        </w:rPr>
        <w:t>co</w:t>
      </w:r>
      <w:proofErr w:type="spellEnd"/>
      <w:r w:rsidRPr="004A38FA">
        <w:rPr>
          <w:rFonts w:ascii="Times New Roman" w:hAnsi="Times New Roman" w:cs="Times New Roman"/>
          <w:sz w:val="24"/>
          <w:szCs w:val="24"/>
          <w:lang w:val="es-ES"/>
        </w:rPr>
        <w:t>-variables ambientales de dominio público.</w:t>
      </w:r>
    </w:p>
    <w:p w:rsidR="00E07606" w:rsidRPr="004A38FA" w:rsidRDefault="00E07606"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t xml:space="preserve">Los métodos de inferencia espacial que se comparten son </w:t>
      </w:r>
      <w:proofErr w:type="spellStart"/>
      <w:r w:rsidRPr="004A38FA">
        <w:rPr>
          <w:rFonts w:ascii="Times New Roman" w:hAnsi="Times New Roman" w:cs="Times New Roman"/>
          <w:sz w:val="24"/>
          <w:szCs w:val="24"/>
          <w:lang w:val="es-ES"/>
        </w:rPr>
        <w:t>kriging</w:t>
      </w:r>
      <w:proofErr w:type="spellEnd"/>
      <w:r w:rsidRPr="004A38FA">
        <w:rPr>
          <w:rFonts w:ascii="Times New Roman" w:hAnsi="Times New Roman" w:cs="Times New Roman"/>
          <w:sz w:val="24"/>
          <w:szCs w:val="24"/>
          <w:lang w:val="es-ES"/>
        </w:rPr>
        <w:t xml:space="preserve"> ordinario, con supuestos relacionados a la estructura espacial de </w:t>
      </w:r>
      <w:proofErr w:type="gramStart"/>
      <w:r w:rsidRPr="004A38FA">
        <w:rPr>
          <w:rFonts w:ascii="Times New Roman" w:hAnsi="Times New Roman" w:cs="Times New Roman"/>
          <w:sz w:val="24"/>
          <w:szCs w:val="24"/>
          <w:lang w:val="es-ES"/>
        </w:rPr>
        <w:t>la</w:t>
      </w:r>
      <w:proofErr w:type="gramEnd"/>
      <w:r w:rsidRPr="004A38FA">
        <w:rPr>
          <w:rFonts w:ascii="Times New Roman" w:hAnsi="Times New Roman" w:cs="Times New Roman"/>
          <w:sz w:val="24"/>
          <w:szCs w:val="24"/>
          <w:lang w:val="es-ES"/>
        </w:rPr>
        <w:t xml:space="preserve"> variable objetivo, y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Pr="004A38FA">
        <w:rPr>
          <w:rFonts w:ascii="Times New Roman" w:hAnsi="Times New Roman" w:cs="Times New Roman"/>
          <w:sz w:val="24"/>
          <w:szCs w:val="24"/>
          <w:lang w:val="es-ES"/>
        </w:rPr>
        <w:t>, un ensamble de árboles de decisión prácticamente sin supuestos y que funciona para ambos, clasificación y regresión.</w:t>
      </w:r>
    </w:p>
    <w:p w:rsidR="002F60C6" w:rsidRDefault="00E07606" w:rsidP="004A38FA">
      <w:pPr>
        <w:pStyle w:val="WW-Predeterminado"/>
        <w:spacing w:after="0" w:line="240" w:lineRule="auto"/>
        <w:rPr>
          <w:rFonts w:ascii="Times New Roman" w:hAnsi="Times New Roman" w:cs="Times New Roman"/>
          <w:sz w:val="24"/>
          <w:szCs w:val="24"/>
          <w:lang w:val="es-ES"/>
        </w:rPr>
      </w:pPr>
      <w:r w:rsidRPr="004A38FA">
        <w:rPr>
          <w:rFonts w:ascii="Times New Roman" w:hAnsi="Times New Roman" w:cs="Times New Roman"/>
          <w:sz w:val="24"/>
          <w:szCs w:val="24"/>
          <w:lang w:val="es-ES"/>
        </w:rPr>
        <w:lastRenderedPageBreak/>
        <w:t xml:space="preserve">Este marco de trabajo permite la inclusión de nuevos datos y nuevas </w:t>
      </w:r>
      <w:proofErr w:type="spellStart"/>
      <w:r w:rsidRPr="004A38FA">
        <w:rPr>
          <w:rFonts w:ascii="Times New Roman" w:hAnsi="Times New Roman" w:cs="Times New Roman"/>
          <w:sz w:val="24"/>
          <w:szCs w:val="24"/>
          <w:lang w:val="es-ES"/>
        </w:rPr>
        <w:t>covariables</w:t>
      </w:r>
      <w:proofErr w:type="spellEnd"/>
      <w:r w:rsidRPr="004A38FA">
        <w:rPr>
          <w:rFonts w:ascii="Times New Roman" w:hAnsi="Times New Roman" w:cs="Times New Roman"/>
          <w:sz w:val="24"/>
          <w:szCs w:val="24"/>
          <w:lang w:val="es-ES"/>
        </w:rPr>
        <w:t xml:space="preserve"> para mejorar la calidad de los modelos predictivos. Está diseñado para su reproducción en plataformas de código abierto. Las rutinas demuestran que es posible obtener resultados confiables con estos datos disponibles</w:t>
      </w:r>
      <w:r w:rsidR="002F60C6">
        <w:rPr>
          <w:rFonts w:ascii="Times New Roman" w:hAnsi="Times New Roman" w:cs="Times New Roman"/>
          <w:sz w:val="24"/>
          <w:szCs w:val="24"/>
          <w:lang w:val="es-ES"/>
        </w:rPr>
        <w:t>, lo cual aplica para otras propiedades contenidas en la base de datos de INEGI</w:t>
      </w:r>
      <w:r w:rsidRPr="004A38FA">
        <w:rPr>
          <w:rFonts w:ascii="Times New Roman" w:hAnsi="Times New Roman" w:cs="Times New Roman"/>
          <w:sz w:val="24"/>
          <w:szCs w:val="24"/>
          <w:lang w:val="es-ES"/>
        </w:rPr>
        <w:t>.</w:t>
      </w:r>
    </w:p>
    <w:p w:rsidR="00A2261B" w:rsidRPr="004A38FA" w:rsidRDefault="00E07606" w:rsidP="004A38FA">
      <w:pPr>
        <w:pStyle w:val="WW-Predeterminado"/>
        <w:spacing w:after="0" w:line="240" w:lineRule="auto"/>
        <w:rPr>
          <w:rFonts w:ascii="Times New Roman" w:hAnsi="Times New Roman" w:cs="Times New Roman"/>
          <w:b/>
          <w:i/>
          <w:sz w:val="24"/>
          <w:szCs w:val="24"/>
          <w:lang w:val="es-ES"/>
        </w:rPr>
      </w:pPr>
      <w:r w:rsidRPr="004A38FA">
        <w:rPr>
          <w:rFonts w:ascii="Times New Roman" w:hAnsi="Times New Roman" w:cs="Times New Roman"/>
          <w:sz w:val="24"/>
          <w:szCs w:val="24"/>
          <w:lang w:val="es-ES"/>
        </w:rPr>
        <w:t xml:space="preserve">El sistema es lo suficientemente flexible como para que el usuario incluya sus propias bases de datos. En resumen, este sistema permite la armonización de bases de datos, la estimación de estadística descriptiva y </w:t>
      </w:r>
      <w:proofErr w:type="spellStart"/>
      <w:r w:rsidRPr="004A38FA">
        <w:rPr>
          <w:rFonts w:ascii="Times New Roman" w:hAnsi="Times New Roman" w:cs="Times New Roman"/>
          <w:sz w:val="24"/>
          <w:szCs w:val="24"/>
          <w:lang w:val="es-ES"/>
        </w:rPr>
        <w:t>autocorrelación</w:t>
      </w:r>
      <w:proofErr w:type="spellEnd"/>
      <w:r w:rsidRPr="004A38FA">
        <w:rPr>
          <w:rFonts w:ascii="Times New Roman" w:hAnsi="Times New Roman" w:cs="Times New Roman"/>
          <w:sz w:val="24"/>
          <w:szCs w:val="24"/>
          <w:lang w:val="es-ES"/>
        </w:rPr>
        <w:t xml:space="preserve"> espacial, la generación de modelos predictivos por la vía de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w:t>
      </w:r>
      <w:proofErr w:type="spellEnd"/>
      <w:r w:rsidRPr="004A38FA">
        <w:rPr>
          <w:rFonts w:ascii="Times New Roman" w:hAnsi="Times New Roman" w:cs="Times New Roman"/>
          <w:sz w:val="24"/>
          <w:szCs w:val="24"/>
          <w:lang w:val="es-ES"/>
        </w:rPr>
        <w:t xml:space="preserve"> (</w:t>
      </w:r>
      <w:r w:rsidR="002F60C6">
        <w:rPr>
          <w:rFonts w:ascii="Times New Roman" w:hAnsi="Times New Roman" w:cs="Times New Roman"/>
          <w:sz w:val="24"/>
          <w:szCs w:val="24"/>
          <w:lang w:val="es-ES"/>
        </w:rPr>
        <w:t xml:space="preserve">haciendo uso de </w:t>
      </w:r>
      <w:proofErr w:type="spellStart"/>
      <w:r w:rsidRPr="004A38FA">
        <w:rPr>
          <w:rFonts w:ascii="Times New Roman" w:hAnsi="Times New Roman" w:cs="Times New Roman"/>
          <w:sz w:val="24"/>
          <w:szCs w:val="24"/>
          <w:lang w:val="es-ES"/>
        </w:rPr>
        <w:t>covariables</w:t>
      </w:r>
      <w:proofErr w:type="spellEnd"/>
      <w:r w:rsidRPr="004A38FA">
        <w:rPr>
          <w:rFonts w:ascii="Times New Roman" w:hAnsi="Times New Roman" w:cs="Times New Roman"/>
          <w:sz w:val="24"/>
          <w:szCs w:val="24"/>
          <w:lang w:val="es-ES"/>
        </w:rPr>
        <w:t xml:space="preserve">) o </w:t>
      </w:r>
      <w:proofErr w:type="spellStart"/>
      <w:r w:rsidRPr="004A38FA">
        <w:rPr>
          <w:rFonts w:ascii="Times New Roman" w:hAnsi="Times New Roman" w:cs="Times New Roman"/>
          <w:sz w:val="24"/>
          <w:szCs w:val="24"/>
          <w:lang w:val="es-ES"/>
        </w:rPr>
        <w:t>kriging</w:t>
      </w:r>
      <w:proofErr w:type="spellEnd"/>
      <w:r w:rsidRPr="004A38FA">
        <w:rPr>
          <w:rFonts w:ascii="Times New Roman" w:hAnsi="Times New Roman" w:cs="Times New Roman"/>
          <w:sz w:val="24"/>
          <w:szCs w:val="24"/>
          <w:lang w:val="es-ES"/>
        </w:rPr>
        <w:t xml:space="preserve"> ordinario (sin </w:t>
      </w:r>
      <w:proofErr w:type="spellStart"/>
      <w:r w:rsidRPr="004A38FA">
        <w:rPr>
          <w:rFonts w:ascii="Times New Roman" w:hAnsi="Times New Roman" w:cs="Times New Roman"/>
          <w:sz w:val="24"/>
          <w:szCs w:val="24"/>
          <w:lang w:val="es-ES"/>
        </w:rPr>
        <w:t>covariables</w:t>
      </w:r>
      <w:proofErr w:type="spellEnd"/>
      <w:r w:rsidRPr="004A38FA">
        <w:rPr>
          <w:rFonts w:ascii="Times New Roman" w:hAnsi="Times New Roman" w:cs="Times New Roman"/>
          <w:sz w:val="24"/>
          <w:szCs w:val="24"/>
          <w:lang w:val="es-ES"/>
        </w:rPr>
        <w:t>) y la validación estadística de resultados empleando validación cruzada y un porcentaje de datos que no tuvo que ver en la generación de los modelos predictivos.</w:t>
      </w:r>
    </w:p>
    <w:p w:rsidR="00A2261B" w:rsidRPr="004A38FA" w:rsidRDefault="00A2261B" w:rsidP="004A38FA">
      <w:pPr>
        <w:pStyle w:val="WW-Predeterminado"/>
        <w:spacing w:after="0" w:line="240" w:lineRule="auto"/>
        <w:rPr>
          <w:rFonts w:ascii="Times New Roman" w:hAnsi="Times New Roman" w:cs="Times New Roman"/>
          <w:sz w:val="24"/>
          <w:szCs w:val="24"/>
          <w:lang w:val="es-ES"/>
        </w:rPr>
      </w:pPr>
    </w:p>
    <w:p w:rsidR="00161CE6" w:rsidRPr="004A38FA" w:rsidRDefault="00A641D1" w:rsidP="004A38FA">
      <w:pPr>
        <w:pStyle w:val="WW-Predeterminado"/>
        <w:spacing w:after="0" w:line="240" w:lineRule="auto"/>
        <w:rPr>
          <w:rFonts w:ascii="Times New Roman" w:hAnsi="Times New Roman" w:cs="Times New Roman"/>
          <w:b/>
          <w:i/>
          <w:sz w:val="24"/>
          <w:szCs w:val="24"/>
          <w:lang w:val="es-ES"/>
        </w:rPr>
      </w:pPr>
      <w:r w:rsidRPr="004A38FA">
        <w:rPr>
          <w:rFonts w:ascii="Times New Roman" w:hAnsi="Times New Roman" w:cs="Times New Roman"/>
          <w:b/>
          <w:i/>
          <w:sz w:val="24"/>
          <w:szCs w:val="24"/>
          <w:lang w:val="es-ES"/>
        </w:rPr>
        <w:t>Referencias:</w:t>
      </w:r>
    </w:p>
    <w:p w:rsidR="00F64425" w:rsidRPr="004A38FA" w:rsidRDefault="00F64425" w:rsidP="004A38FA">
      <w:pPr>
        <w:widowControl w:val="0"/>
        <w:autoSpaceDE w:val="0"/>
        <w:autoSpaceDN w:val="0"/>
        <w:adjustRightInd w:val="0"/>
        <w:spacing w:after="0" w:line="240" w:lineRule="auto"/>
        <w:ind w:left="720" w:hanging="720"/>
        <w:rPr>
          <w:rFonts w:ascii="Times New Roman" w:hAnsi="Times New Roman" w:cs="Times New Roman"/>
          <w:sz w:val="24"/>
          <w:szCs w:val="24"/>
          <w:lang w:val="es-ES"/>
        </w:rPr>
      </w:pPr>
    </w:p>
    <w:p w:rsidR="00A641D1" w:rsidRPr="004A38FA" w:rsidRDefault="00A641D1" w:rsidP="004A38FA">
      <w:pPr>
        <w:widowControl w:val="0"/>
        <w:autoSpaceDE w:val="0"/>
        <w:autoSpaceDN w:val="0"/>
        <w:adjustRightInd w:val="0"/>
        <w:spacing w:after="0" w:line="240" w:lineRule="auto"/>
        <w:ind w:left="720" w:hanging="720"/>
        <w:rPr>
          <w:rFonts w:ascii="Times New Roman" w:hAnsi="Times New Roman" w:cs="Times New Roman"/>
          <w:sz w:val="24"/>
          <w:szCs w:val="24"/>
          <w:lang w:val="es-ES"/>
        </w:rPr>
      </w:pPr>
      <w:proofErr w:type="spellStart"/>
      <w:r w:rsidRPr="004A38FA">
        <w:rPr>
          <w:rFonts w:ascii="Times New Roman" w:hAnsi="Times New Roman" w:cs="Times New Roman"/>
          <w:sz w:val="24"/>
          <w:szCs w:val="24"/>
          <w:lang w:val="es-ES"/>
        </w:rPr>
        <w:t>Breiman</w:t>
      </w:r>
      <w:proofErr w:type="spellEnd"/>
      <w:r w:rsidRPr="004A38FA">
        <w:rPr>
          <w:rFonts w:ascii="Times New Roman" w:hAnsi="Times New Roman" w:cs="Times New Roman"/>
          <w:sz w:val="24"/>
          <w:szCs w:val="24"/>
          <w:lang w:val="es-ES"/>
        </w:rPr>
        <w:t xml:space="preserve"> 2001b. “</w:t>
      </w:r>
      <w:proofErr w:type="spellStart"/>
      <w:r w:rsidRPr="004A38FA">
        <w:rPr>
          <w:rFonts w:ascii="Times New Roman" w:hAnsi="Times New Roman" w:cs="Times New Roman"/>
          <w:sz w:val="24"/>
          <w:szCs w:val="24"/>
          <w:lang w:val="es-ES"/>
        </w:rPr>
        <w:t>Random</w:t>
      </w:r>
      <w:proofErr w:type="spellEnd"/>
      <w:r w:rsidRPr="004A38FA">
        <w:rPr>
          <w:rFonts w:ascii="Times New Roman" w:hAnsi="Times New Roman" w:cs="Times New Roman"/>
          <w:sz w:val="24"/>
          <w:szCs w:val="24"/>
          <w:lang w:val="es-ES"/>
        </w:rPr>
        <w:t xml:space="preserve"> </w:t>
      </w:r>
      <w:proofErr w:type="spellStart"/>
      <w:r w:rsidRPr="004A38FA">
        <w:rPr>
          <w:rFonts w:ascii="Times New Roman" w:hAnsi="Times New Roman" w:cs="Times New Roman"/>
          <w:sz w:val="24"/>
          <w:szCs w:val="24"/>
          <w:lang w:val="es-ES"/>
        </w:rPr>
        <w:t>Forests</w:t>
      </w:r>
      <w:proofErr w:type="spellEnd"/>
      <w:r w:rsidRPr="004A38FA">
        <w:rPr>
          <w:rFonts w:ascii="Times New Roman" w:hAnsi="Times New Roman" w:cs="Times New Roman"/>
          <w:sz w:val="24"/>
          <w:szCs w:val="24"/>
          <w:lang w:val="es-ES"/>
        </w:rPr>
        <w:t xml:space="preserve">.” </w:t>
      </w:r>
      <w:r w:rsidRPr="004A38FA">
        <w:rPr>
          <w:rFonts w:ascii="Times New Roman" w:hAnsi="Times New Roman" w:cs="Times New Roman"/>
          <w:i/>
          <w:iCs/>
          <w:sz w:val="24"/>
          <w:szCs w:val="24"/>
          <w:lang w:val="es-ES"/>
        </w:rPr>
        <w:t xml:space="preserve">Machine </w:t>
      </w:r>
      <w:proofErr w:type="spellStart"/>
      <w:r w:rsidRPr="004A38FA">
        <w:rPr>
          <w:rFonts w:ascii="Times New Roman" w:hAnsi="Times New Roman" w:cs="Times New Roman"/>
          <w:i/>
          <w:iCs/>
          <w:sz w:val="24"/>
          <w:szCs w:val="24"/>
          <w:lang w:val="es-ES"/>
        </w:rPr>
        <w:t>Learning</w:t>
      </w:r>
      <w:proofErr w:type="spellEnd"/>
      <w:r w:rsidRPr="004A38FA">
        <w:rPr>
          <w:rFonts w:ascii="Times New Roman" w:hAnsi="Times New Roman" w:cs="Times New Roman"/>
          <w:sz w:val="24"/>
          <w:szCs w:val="24"/>
          <w:lang w:val="es-ES"/>
        </w:rPr>
        <w:t xml:space="preserve"> 45 (1): 5–32. </w:t>
      </w:r>
      <w:proofErr w:type="gramStart"/>
      <w:r w:rsidRPr="004A38FA">
        <w:rPr>
          <w:rFonts w:ascii="Times New Roman" w:hAnsi="Times New Roman" w:cs="Times New Roman"/>
          <w:sz w:val="24"/>
          <w:szCs w:val="24"/>
          <w:lang w:val="es-ES"/>
        </w:rPr>
        <w:t>doi:</w:t>
      </w:r>
      <w:proofErr w:type="gramEnd"/>
      <w:r w:rsidRPr="004A38FA">
        <w:rPr>
          <w:rFonts w:ascii="Times New Roman" w:hAnsi="Times New Roman" w:cs="Times New Roman"/>
          <w:sz w:val="24"/>
          <w:szCs w:val="24"/>
          <w:lang w:val="es-ES"/>
        </w:rPr>
        <w:t>10.1023/A:1010933404324.</w:t>
      </w:r>
    </w:p>
    <w:p w:rsidR="001C5C6E" w:rsidRPr="004A38FA" w:rsidRDefault="006D0E3E" w:rsidP="004A38FA">
      <w:pPr>
        <w:widowControl w:val="0"/>
        <w:autoSpaceDE w:val="0"/>
        <w:autoSpaceDN w:val="0"/>
        <w:adjustRightInd w:val="0"/>
        <w:spacing w:after="0" w:line="240" w:lineRule="auto"/>
        <w:ind w:left="720" w:hanging="720"/>
        <w:rPr>
          <w:rFonts w:ascii="Times New Roman" w:hAnsi="Times New Roman" w:cs="Times New Roman"/>
          <w:sz w:val="24"/>
          <w:szCs w:val="24"/>
        </w:rPr>
      </w:pPr>
      <w:r w:rsidRPr="004A38FA">
        <w:rPr>
          <w:rFonts w:ascii="Times New Roman" w:hAnsi="Times New Roman" w:cs="Times New Roman"/>
          <w:sz w:val="24"/>
          <w:szCs w:val="24"/>
          <w:lang w:val="es-ES"/>
        </w:rPr>
        <w:t xml:space="preserve">Cruz-Cárdenas, Gustavo, Lauro López-Mata, Carlos Alberto Ortiz-Solorio, José Luis Villaseñor, Enrique Ortiz, José Teodoro Silva, and Francisco Estrada-Godoy. </w:t>
      </w:r>
      <w:r w:rsidRPr="004A38FA">
        <w:rPr>
          <w:rFonts w:ascii="Times New Roman" w:hAnsi="Times New Roman" w:cs="Times New Roman"/>
          <w:sz w:val="24"/>
          <w:szCs w:val="24"/>
        </w:rPr>
        <w:t xml:space="preserve">2014. </w:t>
      </w:r>
    </w:p>
    <w:p w:rsidR="006D0E3E" w:rsidRPr="004A38FA" w:rsidRDefault="006D0E3E" w:rsidP="004A38FA">
      <w:pPr>
        <w:widowControl w:val="0"/>
        <w:autoSpaceDE w:val="0"/>
        <w:autoSpaceDN w:val="0"/>
        <w:adjustRightInd w:val="0"/>
        <w:spacing w:after="0" w:line="240" w:lineRule="auto"/>
        <w:ind w:left="720"/>
        <w:rPr>
          <w:rFonts w:ascii="Times New Roman" w:hAnsi="Times New Roman" w:cs="Times New Roman"/>
          <w:sz w:val="24"/>
          <w:szCs w:val="24"/>
        </w:rPr>
      </w:pPr>
      <w:proofErr w:type="gramStart"/>
      <w:r w:rsidRPr="004A38FA">
        <w:rPr>
          <w:rFonts w:ascii="Times New Roman" w:hAnsi="Times New Roman" w:cs="Times New Roman"/>
          <w:sz w:val="24"/>
          <w:szCs w:val="24"/>
        </w:rPr>
        <w:t>29–35.</w:t>
      </w:r>
      <w:proofErr w:type="gramEnd"/>
      <w:r w:rsidRPr="004A38FA">
        <w:rPr>
          <w:rFonts w:ascii="Times New Roman" w:hAnsi="Times New Roman" w:cs="Times New Roman"/>
          <w:sz w:val="24"/>
          <w:szCs w:val="24"/>
        </w:rPr>
        <w:t xml:space="preserve"> doi:10.1016/j.geoderma.2013.07.014.</w:t>
      </w:r>
    </w:p>
    <w:p w:rsidR="004A38FA" w:rsidRPr="004A38FA" w:rsidRDefault="004A38FA" w:rsidP="004A38FA">
      <w:pPr>
        <w:suppressAutoHyphens w:val="0"/>
        <w:spacing w:after="0" w:line="240" w:lineRule="auto"/>
        <w:rPr>
          <w:rFonts w:ascii="Times New Roman" w:hAnsi="Times New Roman" w:cs="Times New Roman"/>
          <w:sz w:val="24"/>
          <w:szCs w:val="24"/>
          <w:lang w:eastAsia="en-US"/>
        </w:rPr>
      </w:pPr>
      <w:proofErr w:type="gramStart"/>
      <w:r w:rsidRPr="004A38FA">
        <w:rPr>
          <w:rFonts w:ascii="Times New Roman" w:hAnsi="Times New Roman" w:cs="Times New Roman"/>
          <w:sz w:val="24"/>
          <w:szCs w:val="24"/>
          <w:lang w:eastAsia="en-US"/>
        </w:rPr>
        <w:t xml:space="preserve">Gonzalez J., A. Jarvis, S. Cook, T. </w:t>
      </w:r>
      <w:proofErr w:type="spellStart"/>
      <w:r w:rsidRPr="004A38FA">
        <w:rPr>
          <w:rFonts w:ascii="Times New Roman" w:hAnsi="Times New Roman" w:cs="Times New Roman"/>
          <w:sz w:val="24"/>
          <w:szCs w:val="24"/>
          <w:lang w:eastAsia="en-US"/>
        </w:rPr>
        <w:t>Oberthur</w:t>
      </w:r>
      <w:proofErr w:type="spellEnd"/>
      <w:r w:rsidRPr="004A38FA">
        <w:rPr>
          <w:rFonts w:ascii="Times New Roman" w:hAnsi="Times New Roman" w:cs="Times New Roman"/>
          <w:sz w:val="24"/>
          <w:szCs w:val="24"/>
          <w:lang w:eastAsia="en-US"/>
        </w:rPr>
        <w:t xml:space="preserve">, M. Rincon-Romero, J. </w:t>
      </w:r>
      <w:proofErr w:type="spellStart"/>
      <w:r w:rsidRPr="004A38FA">
        <w:rPr>
          <w:rFonts w:ascii="Times New Roman" w:hAnsi="Times New Roman" w:cs="Times New Roman"/>
          <w:sz w:val="24"/>
          <w:szCs w:val="24"/>
          <w:lang w:eastAsia="en-US"/>
        </w:rPr>
        <w:t>Bagnell</w:t>
      </w:r>
      <w:proofErr w:type="spellEnd"/>
      <w:r w:rsidRPr="004A38FA">
        <w:rPr>
          <w:rFonts w:ascii="Times New Roman" w:hAnsi="Times New Roman" w:cs="Times New Roman"/>
          <w:sz w:val="24"/>
          <w:szCs w:val="24"/>
          <w:lang w:eastAsia="en-US"/>
        </w:rPr>
        <w:t xml:space="preserve"> y M.</w:t>
      </w:r>
      <w:proofErr w:type="gramEnd"/>
      <w:r w:rsidRPr="004A38FA">
        <w:rPr>
          <w:rFonts w:ascii="Times New Roman" w:hAnsi="Times New Roman" w:cs="Times New Roman"/>
          <w:sz w:val="24"/>
          <w:szCs w:val="24"/>
          <w:lang w:eastAsia="en-US"/>
        </w:rPr>
        <w:t xml:space="preserve"> </w:t>
      </w:r>
    </w:p>
    <w:p w:rsidR="004A38FA" w:rsidRPr="004A38FA" w:rsidRDefault="004A38FA" w:rsidP="004A38FA">
      <w:pPr>
        <w:suppressAutoHyphens w:val="0"/>
        <w:spacing w:after="0" w:line="240" w:lineRule="auto"/>
        <w:ind w:left="720"/>
        <w:rPr>
          <w:rFonts w:ascii="Times New Roman" w:hAnsi="Times New Roman" w:cs="Times New Roman"/>
          <w:sz w:val="24"/>
          <w:szCs w:val="24"/>
          <w:lang w:eastAsia="en-US"/>
        </w:rPr>
      </w:pPr>
      <w:proofErr w:type="spellStart"/>
      <w:r w:rsidRPr="004A38FA">
        <w:rPr>
          <w:rFonts w:ascii="Times New Roman" w:hAnsi="Times New Roman" w:cs="Times New Roman"/>
          <w:sz w:val="24"/>
          <w:szCs w:val="24"/>
          <w:lang w:eastAsia="en-US"/>
        </w:rPr>
        <w:t>Bernardine</w:t>
      </w:r>
      <w:proofErr w:type="spellEnd"/>
      <w:r w:rsidRPr="004A38FA">
        <w:rPr>
          <w:rFonts w:ascii="Times New Roman" w:hAnsi="Times New Roman" w:cs="Times New Roman"/>
          <w:sz w:val="24"/>
          <w:szCs w:val="24"/>
          <w:lang w:eastAsia="en-US"/>
        </w:rPr>
        <w:t xml:space="preserve"> 2008 Cap. 33 Digital Soil Mapping of Soil Properties in Honduras Using Readily Available Biophysical Datasets and Gaussian Processes en E. </w:t>
      </w:r>
      <w:proofErr w:type="spellStart"/>
      <w:r w:rsidRPr="004A38FA">
        <w:rPr>
          <w:rFonts w:ascii="Times New Roman" w:hAnsi="Times New Roman" w:cs="Times New Roman"/>
          <w:sz w:val="24"/>
          <w:szCs w:val="24"/>
          <w:lang w:eastAsia="en-US"/>
        </w:rPr>
        <w:t>Hartemink</w:t>
      </w:r>
      <w:proofErr w:type="spellEnd"/>
      <w:r w:rsidRPr="004A38FA">
        <w:rPr>
          <w:rFonts w:ascii="Times New Roman" w:hAnsi="Times New Roman" w:cs="Times New Roman"/>
          <w:sz w:val="24"/>
          <w:szCs w:val="24"/>
          <w:lang w:eastAsia="en-US"/>
        </w:rPr>
        <w:t xml:space="preserve"> et al. (Eds.), Digital Soil Mapping with Limited Data, Springer</w:t>
      </w:r>
    </w:p>
    <w:p w:rsidR="00A641D1" w:rsidRPr="004A38FA" w:rsidRDefault="00A641D1" w:rsidP="004A38FA">
      <w:pPr>
        <w:widowControl w:val="0"/>
        <w:autoSpaceDE w:val="0"/>
        <w:autoSpaceDN w:val="0"/>
        <w:adjustRightInd w:val="0"/>
        <w:spacing w:after="0" w:line="240" w:lineRule="auto"/>
        <w:ind w:left="720" w:hanging="720"/>
        <w:rPr>
          <w:rFonts w:ascii="Times New Roman" w:hAnsi="Times New Roman" w:cs="Times New Roman"/>
          <w:sz w:val="24"/>
          <w:szCs w:val="24"/>
          <w:lang w:val="es-ES"/>
        </w:rPr>
      </w:pPr>
      <w:proofErr w:type="spellStart"/>
      <w:proofErr w:type="gramStart"/>
      <w:r w:rsidRPr="004A38FA">
        <w:rPr>
          <w:rFonts w:ascii="Times New Roman" w:hAnsi="Times New Roman" w:cs="Times New Roman"/>
          <w:sz w:val="24"/>
          <w:szCs w:val="24"/>
        </w:rPr>
        <w:t>Hengl</w:t>
      </w:r>
      <w:proofErr w:type="spellEnd"/>
      <w:r w:rsidRPr="004A38FA">
        <w:rPr>
          <w:rFonts w:ascii="Times New Roman" w:hAnsi="Times New Roman" w:cs="Times New Roman"/>
          <w:sz w:val="24"/>
          <w:szCs w:val="24"/>
        </w:rPr>
        <w:t xml:space="preserve">, T., G. </w:t>
      </w:r>
      <w:proofErr w:type="spellStart"/>
      <w:r w:rsidRPr="004A38FA">
        <w:rPr>
          <w:rFonts w:ascii="Times New Roman" w:hAnsi="Times New Roman" w:cs="Times New Roman"/>
          <w:sz w:val="24"/>
          <w:szCs w:val="24"/>
        </w:rPr>
        <w:t>Heuvelink</w:t>
      </w:r>
      <w:proofErr w:type="spellEnd"/>
      <w:r w:rsidRPr="004A38FA">
        <w:rPr>
          <w:rFonts w:ascii="Times New Roman" w:hAnsi="Times New Roman" w:cs="Times New Roman"/>
          <w:sz w:val="24"/>
          <w:szCs w:val="24"/>
        </w:rPr>
        <w:t>, and A. Stein.</w:t>
      </w:r>
      <w:proofErr w:type="gramEnd"/>
      <w:r w:rsidRPr="004A38FA">
        <w:rPr>
          <w:rFonts w:ascii="Times New Roman" w:hAnsi="Times New Roman" w:cs="Times New Roman"/>
          <w:sz w:val="24"/>
          <w:szCs w:val="24"/>
        </w:rPr>
        <w:t xml:space="preserve"> 2004. “A Generic Framework for Spatial Prediction of Soil Variables Based on Regression-</w:t>
      </w:r>
      <w:proofErr w:type="spellStart"/>
      <w:r w:rsidRPr="004A38FA">
        <w:rPr>
          <w:rFonts w:ascii="Times New Roman" w:hAnsi="Times New Roman" w:cs="Times New Roman"/>
          <w:sz w:val="24"/>
          <w:szCs w:val="24"/>
        </w:rPr>
        <w:t>Kriging</w:t>
      </w:r>
      <w:proofErr w:type="spellEnd"/>
      <w:r w:rsidRPr="004A38FA">
        <w:rPr>
          <w:rFonts w:ascii="Times New Roman" w:hAnsi="Times New Roman" w:cs="Times New Roman"/>
          <w:sz w:val="24"/>
          <w:szCs w:val="24"/>
        </w:rPr>
        <w:t xml:space="preserve">.” </w:t>
      </w:r>
      <w:proofErr w:type="spellStart"/>
      <w:r w:rsidRPr="004A38FA">
        <w:rPr>
          <w:rFonts w:ascii="Times New Roman" w:hAnsi="Times New Roman" w:cs="Times New Roman"/>
          <w:i/>
          <w:iCs/>
          <w:sz w:val="24"/>
          <w:szCs w:val="24"/>
          <w:lang w:val="es-ES"/>
        </w:rPr>
        <w:t>Geoderma</w:t>
      </w:r>
      <w:proofErr w:type="spellEnd"/>
      <w:r w:rsidRPr="004A38FA">
        <w:rPr>
          <w:rFonts w:ascii="Times New Roman" w:hAnsi="Times New Roman" w:cs="Times New Roman"/>
          <w:sz w:val="24"/>
          <w:szCs w:val="24"/>
          <w:lang w:val="es-ES"/>
        </w:rPr>
        <w:t xml:space="preserve"> 120 (1): 75–93.</w:t>
      </w:r>
    </w:p>
    <w:p w:rsidR="004A38FA" w:rsidRPr="004A38FA" w:rsidRDefault="004A38FA" w:rsidP="004A38FA">
      <w:pPr>
        <w:widowControl w:val="0"/>
        <w:autoSpaceDE w:val="0"/>
        <w:autoSpaceDN w:val="0"/>
        <w:adjustRightInd w:val="0"/>
        <w:spacing w:after="0" w:line="240" w:lineRule="auto"/>
        <w:ind w:left="720" w:hanging="720"/>
        <w:rPr>
          <w:rFonts w:ascii="Times New Roman" w:hAnsi="Times New Roman" w:cs="Times New Roman"/>
          <w:sz w:val="24"/>
          <w:szCs w:val="24"/>
        </w:rPr>
      </w:pPr>
      <w:r w:rsidRPr="004A38FA">
        <w:rPr>
          <w:rFonts w:ascii="Times New Roman" w:hAnsi="Times New Roman" w:cs="Times New Roman"/>
          <w:sz w:val="24"/>
          <w:szCs w:val="24"/>
        </w:rPr>
        <w:t xml:space="preserve">Henderson B., Bui E., </w:t>
      </w:r>
      <w:proofErr w:type="spellStart"/>
      <w:r w:rsidRPr="004A38FA">
        <w:rPr>
          <w:rFonts w:ascii="Times New Roman" w:hAnsi="Times New Roman" w:cs="Times New Roman"/>
          <w:sz w:val="24"/>
          <w:szCs w:val="24"/>
        </w:rPr>
        <w:t>Moren</w:t>
      </w:r>
      <w:proofErr w:type="spellEnd"/>
      <w:r w:rsidRPr="004A38FA">
        <w:rPr>
          <w:rFonts w:ascii="Times New Roman" w:hAnsi="Times New Roman" w:cs="Times New Roman"/>
          <w:sz w:val="24"/>
          <w:szCs w:val="24"/>
        </w:rPr>
        <w:t xml:space="preserve"> C., and Simon D 2005 “Australia-wide predictions of soil properties using decision trees” </w:t>
      </w:r>
      <w:proofErr w:type="spellStart"/>
      <w:r w:rsidRPr="004A38FA">
        <w:rPr>
          <w:rFonts w:ascii="Times New Roman" w:hAnsi="Times New Roman" w:cs="Times New Roman"/>
          <w:sz w:val="24"/>
          <w:szCs w:val="24"/>
        </w:rPr>
        <w:t>Geoderma</w:t>
      </w:r>
      <w:proofErr w:type="spellEnd"/>
      <w:r w:rsidRPr="004A38FA">
        <w:rPr>
          <w:rFonts w:ascii="Times New Roman" w:hAnsi="Times New Roman" w:cs="Times New Roman"/>
          <w:sz w:val="24"/>
          <w:szCs w:val="24"/>
        </w:rPr>
        <w:t xml:space="preserve"> 124, 383-398. </w:t>
      </w:r>
    </w:p>
    <w:p w:rsidR="00A641D1" w:rsidRPr="004A38FA" w:rsidRDefault="00A641D1" w:rsidP="004A38FA">
      <w:pPr>
        <w:widowControl w:val="0"/>
        <w:autoSpaceDE w:val="0"/>
        <w:autoSpaceDN w:val="0"/>
        <w:adjustRightInd w:val="0"/>
        <w:spacing w:after="0" w:line="240" w:lineRule="auto"/>
        <w:ind w:left="720" w:hanging="720"/>
        <w:rPr>
          <w:rFonts w:ascii="Times New Roman" w:hAnsi="Times New Roman" w:cs="Times New Roman"/>
          <w:sz w:val="24"/>
          <w:szCs w:val="24"/>
          <w:lang w:val="es-ES"/>
        </w:rPr>
      </w:pPr>
      <w:proofErr w:type="spellStart"/>
      <w:r w:rsidRPr="004A38FA">
        <w:rPr>
          <w:rFonts w:ascii="Times New Roman" w:hAnsi="Times New Roman" w:cs="Times New Roman"/>
          <w:sz w:val="24"/>
          <w:szCs w:val="24"/>
          <w:lang w:val="es-ES"/>
        </w:rPr>
        <w:t>Fernandez-Eguiarte</w:t>
      </w:r>
      <w:proofErr w:type="spellEnd"/>
      <w:r w:rsidRPr="004A38FA">
        <w:rPr>
          <w:rFonts w:ascii="Times New Roman" w:hAnsi="Times New Roman" w:cs="Times New Roman"/>
          <w:sz w:val="24"/>
          <w:szCs w:val="24"/>
          <w:lang w:val="es-ES"/>
        </w:rPr>
        <w:t>, A., R. Zavala-Hidalgo, and R Romero-Centeno. 2014. “Atlas Climático Digital de México”. Centro de Ciencias de la Atmósfera. Universidad Nacional Autónoma de México. http://uniatmos.atmosfera.unam.mx/ACDM/</w:t>
      </w:r>
    </w:p>
    <w:p w:rsidR="004A38FA" w:rsidRDefault="00A641D1" w:rsidP="004A38FA">
      <w:pPr>
        <w:widowControl w:val="0"/>
        <w:autoSpaceDE w:val="0"/>
        <w:autoSpaceDN w:val="0"/>
        <w:adjustRightInd w:val="0"/>
        <w:spacing w:after="0" w:line="240" w:lineRule="auto"/>
        <w:rPr>
          <w:rFonts w:ascii="Times New Roman" w:hAnsi="Times New Roman" w:cs="Times New Roman"/>
          <w:sz w:val="24"/>
          <w:szCs w:val="24"/>
        </w:rPr>
      </w:pPr>
      <w:proofErr w:type="spellStart"/>
      <w:proofErr w:type="gramStart"/>
      <w:r w:rsidRPr="004A38FA">
        <w:rPr>
          <w:rFonts w:ascii="Times New Roman" w:hAnsi="Times New Roman" w:cs="Times New Roman"/>
          <w:sz w:val="24"/>
          <w:szCs w:val="24"/>
        </w:rPr>
        <w:t>McBratney</w:t>
      </w:r>
      <w:proofErr w:type="spellEnd"/>
      <w:r w:rsidRPr="004A38FA">
        <w:rPr>
          <w:rFonts w:ascii="Times New Roman" w:hAnsi="Times New Roman" w:cs="Times New Roman"/>
          <w:sz w:val="24"/>
          <w:szCs w:val="24"/>
        </w:rPr>
        <w:t xml:space="preserve">, A. B, M. L </w:t>
      </w:r>
      <w:proofErr w:type="spellStart"/>
      <w:r w:rsidRPr="004A38FA">
        <w:rPr>
          <w:rFonts w:ascii="Times New Roman" w:hAnsi="Times New Roman" w:cs="Times New Roman"/>
          <w:sz w:val="24"/>
          <w:szCs w:val="24"/>
        </w:rPr>
        <w:t>Mendonça</w:t>
      </w:r>
      <w:proofErr w:type="spellEnd"/>
      <w:r w:rsidRPr="004A38FA">
        <w:rPr>
          <w:rFonts w:ascii="Times New Roman" w:hAnsi="Times New Roman" w:cs="Times New Roman"/>
          <w:sz w:val="24"/>
          <w:szCs w:val="24"/>
        </w:rPr>
        <w:t xml:space="preserve"> Santos, and B </w:t>
      </w:r>
      <w:proofErr w:type="spellStart"/>
      <w:r w:rsidRPr="004A38FA">
        <w:rPr>
          <w:rFonts w:ascii="Times New Roman" w:hAnsi="Times New Roman" w:cs="Times New Roman"/>
          <w:sz w:val="24"/>
          <w:szCs w:val="24"/>
        </w:rPr>
        <w:t>Minasny</w:t>
      </w:r>
      <w:proofErr w:type="spellEnd"/>
      <w:r w:rsidRPr="004A38FA">
        <w:rPr>
          <w:rFonts w:ascii="Times New Roman" w:hAnsi="Times New Roman" w:cs="Times New Roman"/>
          <w:sz w:val="24"/>
          <w:szCs w:val="24"/>
        </w:rPr>
        <w:t>.</w:t>
      </w:r>
      <w:proofErr w:type="gramEnd"/>
      <w:r w:rsidRPr="004A38FA">
        <w:rPr>
          <w:rFonts w:ascii="Times New Roman" w:hAnsi="Times New Roman" w:cs="Times New Roman"/>
          <w:sz w:val="24"/>
          <w:szCs w:val="24"/>
        </w:rPr>
        <w:t xml:space="preserve"> 2003. “On Digital Soil</w:t>
      </w:r>
    </w:p>
    <w:p w:rsidR="00A641D1" w:rsidRPr="004A38FA" w:rsidRDefault="00A641D1" w:rsidP="004A38FA">
      <w:pPr>
        <w:widowControl w:val="0"/>
        <w:autoSpaceDE w:val="0"/>
        <w:autoSpaceDN w:val="0"/>
        <w:adjustRightInd w:val="0"/>
        <w:spacing w:after="0" w:line="240" w:lineRule="auto"/>
        <w:ind w:firstLine="720"/>
        <w:rPr>
          <w:rFonts w:ascii="Times New Roman" w:hAnsi="Times New Roman" w:cs="Times New Roman"/>
          <w:sz w:val="24"/>
          <w:szCs w:val="24"/>
        </w:rPr>
      </w:pPr>
      <w:proofErr w:type="gramStart"/>
      <w:r w:rsidRPr="004A38FA">
        <w:rPr>
          <w:rFonts w:ascii="Times New Roman" w:hAnsi="Times New Roman" w:cs="Times New Roman"/>
          <w:sz w:val="24"/>
          <w:szCs w:val="24"/>
        </w:rPr>
        <w:t>Mapping.”</w:t>
      </w:r>
      <w:proofErr w:type="gramEnd"/>
      <w:r w:rsidRPr="004A38FA">
        <w:rPr>
          <w:rFonts w:ascii="Times New Roman" w:hAnsi="Times New Roman" w:cs="Times New Roman"/>
          <w:sz w:val="24"/>
          <w:szCs w:val="24"/>
        </w:rPr>
        <w:t xml:space="preserve"> </w:t>
      </w:r>
      <w:proofErr w:type="spellStart"/>
      <w:r w:rsidRPr="004A38FA">
        <w:rPr>
          <w:rFonts w:ascii="Times New Roman" w:hAnsi="Times New Roman" w:cs="Times New Roman"/>
          <w:i/>
          <w:iCs/>
          <w:sz w:val="24"/>
          <w:szCs w:val="24"/>
        </w:rPr>
        <w:t>Geoderma</w:t>
      </w:r>
      <w:proofErr w:type="spellEnd"/>
      <w:r w:rsidRPr="004A38FA">
        <w:rPr>
          <w:rFonts w:ascii="Times New Roman" w:hAnsi="Times New Roman" w:cs="Times New Roman"/>
          <w:sz w:val="24"/>
          <w:szCs w:val="24"/>
        </w:rPr>
        <w:t xml:space="preserve"> 117 (1–2): 3–52. </w:t>
      </w:r>
      <w:proofErr w:type="gramStart"/>
      <w:r w:rsidRPr="004A38FA">
        <w:rPr>
          <w:rFonts w:ascii="Times New Roman" w:hAnsi="Times New Roman" w:cs="Times New Roman"/>
          <w:sz w:val="24"/>
          <w:szCs w:val="24"/>
        </w:rPr>
        <w:t>doi:</w:t>
      </w:r>
      <w:proofErr w:type="gramEnd"/>
      <w:r w:rsidRPr="004A38FA">
        <w:rPr>
          <w:rFonts w:ascii="Times New Roman" w:hAnsi="Times New Roman" w:cs="Times New Roman"/>
          <w:sz w:val="24"/>
          <w:szCs w:val="24"/>
        </w:rPr>
        <w:t>10.1016/S0016-7061(03)00223-4.</w:t>
      </w:r>
    </w:p>
    <w:p w:rsidR="004A38FA" w:rsidRPr="004A38FA" w:rsidRDefault="004A38FA" w:rsidP="004A38FA">
      <w:pPr>
        <w:suppressAutoHyphens w:val="0"/>
        <w:spacing w:after="0" w:line="240" w:lineRule="auto"/>
        <w:rPr>
          <w:rFonts w:ascii="Times New Roman" w:hAnsi="Times New Roman" w:cs="Times New Roman"/>
          <w:sz w:val="24"/>
          <w:szCs w:val="24"/>
          <w:lang w:eastAsia="en-US"/>
        </w:rPr>
      </w:pPr>
      <w:r w:rsidRPr="004A38FA">
        <w:rPr>
          <w:rFonts w:ascii="Times New Roman" w:hAnsi="Times New Roman" w:cs="Times New Roman"/>
          <w:sz w:val="24"/>
          <w:szCs w:val="24"/>
          <w:lang w:eastAsia="en-US"/>
        </w:rPr>
        <w:t xml:space="preserve">Reuter H., Rodriguez L., </w:t>
      </w:r>
      <w:proofErr w:type="spellStart"/>
      <w:r w:rsidRPr="004A38FA">
        <w:rPr>
          <w:rFonts w:ascii="Times New Roman" w:hAnsi="Times New Roman" w:cs="Times New Roman"/>
          <w:sz w:val="24"/>
          <w:szCs w:val="24"/>
          <w:lang w:eastAsia="en-US"/>
        </w:rPr>
        <w:t>Hengl</w:t>
      </w:r>
      <w:proofErr w:type="spellEnd"/>
      <w:r w:rsidRPr="004A38FA">
        <w:rPr>
          <w:rFonts w:ascii="Times New Roman" w:hAnsi="Times New Roman" w:cs="Times New Roman"/>
          <w:sz w:val="24"/>
          <w:szCs w:val="24"/>
          <w:lang w:eastAsia="en-US"/>
        </w:rPr>
        <w:t xml:space="preserve"> T., and </w:t>
      </w:r>
      <w:proofErr w:type="spellStart"/>
      <w:r w:rsidRPr="004A38FA">
        <w:rPr>
          <w:rFonts w:ascii="Times New Roman" w:hAnsi="Times New Roman" w:cs="Times New Roman"/>
          <w:sz w:val="24"/>
          <w:szCs w:val="24"/>
          <w:lang w:eastAsia="en-US"/>
        </w:rPr>
        <w:t>Montanarella</w:t>
      </w:r>
      <w:proofErr w:type="spellEnd"/>
      <w:r w:rsidRPr="004A38FA">
        <w:rPr>
          <w:rFonts w:ascii="Times New Roman" w:hAnsi="Times New Roman" w:cs="Times New Roman"/>
          <w:sz w:val="24"/>
          <w:szCs w:val="24"/>
          <w:lang w:eastAsia="en-US"/>
        </w:rPr>
        <w:t xml:space="preserve"> L., 2008, Continental scale  </w:t>
      </w:r>
    </w:p>
    <w:p w:rsidR="004A38FA" w:rsidRPr="004A38FA" w:rsidRDefault="004A38FA" w:rsidP="004A38FA">
      <w:pPr>
        <w:suppressAutoHyphens w:val="0"/>
        <w:spacing w:after="0" w:line="240" w:lineRule="auto"/>
        <w:ind w:left="720"/>
        <w:rPr>
          <w:rFonts w:ascii="Times New Roman" w:hAnsi="Times New Roman" w:cs="Times New Roman"/>
          <w:sz w:val="24"/>
          <w:szCs w:val="24"/>
          <w:lang w:eastAsia="en-US"/>
        </w:rPr>
      </w:pPr>
      <w:proofErr w:type="gramStart"/>
      <w:r w:rsidRPr="004A38FA">
        <w:rPr>
          <w:rFonts w:ascii="Times New Roman" w:hAnsi="Times New Roman" w:cs="Times New Roman"/>
          <w:sz w:val="24"/>
          <w:szCs w:val="24"/>
          <w:lang w:eastAsia="en-US"/>
        </w:rPr>
        <w:t>digital</w:t>
      </w:r>
      <w:proofErr w:type="gramEnd"/>
      <w:r w:rsidRPr="004A38FA">
        <w:rPr>
          <w:rFonts w:ascii="Times New Roman" w:hAnsi="Times New Roman" w:cs="Times New Roman"/>
          <w:sz w:val="24"/>
          <w:szCs w:val="24"/>
          <w:lang w:eastAsia="en-US"/>
        </w:rPr>
        <w:t xml:space="preserve"> soil mapping using European soil profile data: soil pH Hamburger </w:t>
      </w:r>
      <w:proofErr w:type="spellStart"/>
      <w:r w:rsidRPr="004A38FA">
        <w:rPr>
          <w:rFonts w:ascii="Times New Roman" w:hAnsi="Times New Roman" w:cs="Times New Roman"/>
          <w:sz w:val="24"/>
          <w:szCs w:val="24"/>
          <w:lang w:eastAsia="en-US"/>
        </w:rPr>
        <w:t>Beiträge</w:t>
      </w:r>
      <w:proofErr w:type="spellEnd"/>
      <w:r w:rsidRPr="004A38FA">
        <w:rPr>
          <w:rFonts w:ascii="Times New Roman" w:hAnsi="Times New Roman" w:cs="Times New Roman"/>
          <w:sz w:val="24"/>
          <w:szCs w:val="24"/>
          <w:lang w:eastAsia="en-US"/>
        </w:rPr>
        <w:t xml:space="preserve"> </w:t>
      </w:r>
      <w:proofErr w:type="spellStart"/>
      <w:r w:rsidRPr="004A38FA">
        <w:rPr>
          <w:rFonts w:ascii="Times New Roman" w:hAnsi="Times New Roman" w:cs="Times New Roman"/>
          <w:sz w:val="24"/>
          <w:szCs w:val="24"/>
          <w:lang w:eastAsia="en-US"/>
        </w:rPr>
        <w:t>zur</w:t>
      </w:r>
      <w:proofErr w:type="spellEnd"/>
      <w:r w:rsidRPr="004A38FA">
        <w:rPr>
          <w:rFonts w:ascii="Times New Roman" w:hAnsi="Times New Roman" w:cs="Times New Roman"/>
          <w:sz w:val="24"/>
          <w:szCs w:val="24"/>
          <w:lang w:eastAsia="en-US"/>
        </w:rPr>
        <w:t xml:space="preserve"> </w:t>
      </w:r>
      <w:proofErr w:type="spellStart"/>
      <w:r w:rsidRPr="004A38FA">
        <w:rPr>
          <w:rFonts w:ascii="Times New Roman" w:hAnsi="Times New Roman" w:cs="Times New Roman"/>
          <w:sz w:val="24"/>
          <w:szCs w:val="24"/>
          <w:lang w:eastAsia="en-US"/>
        </w:rPr>
        <w:t>Physischen</w:t>
      </w:r>
      <w:proofErr w:type="spellEnd"/>
      <w:r w:rsidRPr="004A38FA">
        <w:rPr>
          <w:rFonts w:ascii="Times New Roman" w:hAnsi="Times New Roman" w:cs="Times New Roman"/>
          <w:sz w:val="24"/>
          <w:szCs w:val="24"/>
          <w:lang w:eastAsia="en-US"/>
        </w:rPr>
        <w:t xml:space="preserve"> </w:t>
      </w:r>
      <w:proofErr w:type="spellStart"/>
      <w:r w:rsidRPr="004A38FA">
        <w:rPr>
          <w:rFonts w:ascii="Times New Roman" w:hAnsi="Times New Roman" w:cs="Times New Roman"/>
          <w:sz w:val="24"/>
          <w:szCs w:val="24"/>
          <w:lang w:eastAsia="en-US"/>
        </w:rPr>
        <w:t>Geographie</w:t>
      </w:r>
      <w:proofErr w:type="spellEnd"/>
      <w:r w:rsidRPr="004A38FA">
        <w:rPr>
          <w:rFonts w:ascii="Times New Roman" w:hAnsi="Times New Roman" w:cs="Times New Roman"/>
          <w:sz w:val="24"/>
          <w:szCs w:val="24"/>
          <w:lang w:eastAsia="en-US"/>
        </w:rPr>
        <w:t xml:space="preserve"> und </w:t>
      </w:r>
      <w:proofErr w:type="spellStart"/>
      <w:r w:rsidRPr="004A38FA">
        <w:rPr>
          <w:rFonts w:ascii="Times New Roman" w:hAnsi="Times New Roman" w:cs="Times New Roman"/>
          <w:sz w:val="24"/>
          <w:szCs w:val="24"/>
          <w:lang w:eastAsia="en-US"/>
        </w:rPr>
        <w:t>Landschaftsökologie</w:t>
      </w:r>
      <w:proofErr w:type="spellEnd"/>
      <w:r w:rsidRPr="004A38FA">
        <w:rPr>
          <w:rFonts w:ascii="Times New Roman" w:hAnsi="Times New Roman" w:cs="Times New Roman"/>
          <w:sz w:val="24"/>
          <w:szCs w:val="24"/>
          <w:lang w:eastAsia="en-US"/>
        </w:rPr>
        <w:t xml:space="preserve"> – Heft 19 / 2008</w:t>
      </w:r>
    </w:p>
    <w:p w:rsidR="005A2A4D" w:rsidRPr="004A38FA" w:rsidRDefault="00BF68AF" w:rsidP="004A38FA">
      <w:pPr>
        <w:widowControl w:val="0"/>
        <w:autoSpaceDE w:val="0"/>
        <w:autoSpaceDN w:val="0"/>
        <w:adjustRightInd w:val="0"/>
        <w:spacing w:after="0" w:line="240" w:lineRule="auto"/>
        <w:ind w:left="720" w:hanging="720"/>
        <w:rPr>
          <w:rFonts w:ascii="Times New Roman" w:hAnsi="Times New Roman" w:cs="Times New Roman"/>
          <w:sz w:val="24"/>
          <w:szCs w:val="24"/>
        </w:rPr>
      </w:pPr>
      <w:proofErr w:type="spellStart"/>
      <w:r w:rsidRPr="004A38FA">
        <w:rPr>
          <w:rFonts w:ascii="Times New Roman" w:hAnsi="Times New Roman" w:cs="Times New Roman"/>
          <w:sz w:val="24"/>
          <w:szCs w:val="24"/>
        </w:rPr>
        <w:t>Thornwaite</w:t>
      </w:r>
      <w:proofErr w:type="spellEnd"/>
      <w:r w:rsidRPr="004A38FA">
        <w:rPr>
          <w:rFonts w:ascii="Times New Roman" w:hAnsi="Times New Roman" w:cs="Times New Roman"/>
          <w:sz w:val="24"/>
          <w:szCs w:val="24"/>
        </w:rPr>
        <w:t xml:space="preserve"> C.W.</w:t>
      </w:r>
      <w:r w:rsidR="005A1311" w:rsidRPr="004A38FA">
        <w:rPr>
          <w:rFonts w:ascii="Times New Roman" w:hAnsi="Times New Roman" w:cs="Times New Roman"/>
          <w:sz w:val="24"/>
          <w:szCs w:val="24"/>
        </w:rPr>
        <w:t xml:space="preserve"> 1949,</w:t>
      </w:r>
      <w:r w:rsidRPr="004A38FA">
        <w:rPr>
          <w:rFonts w:ascii="Times New Roman" w:hAnsi="Times New Roman" w:cs="Times New Roman"/>
          <w:sz w:val="24"/>
          <w:szCs w:val="24"/>
        </w:rPr>
        <w:t xml:space="preserve"> </w:t>
      </w:r>
      <w:proofErr w:type="gramStart"/>
      <w:r w:rsidRPr="004A38FA">
        <w:rPr>
          <w:rFonts w:ascii="Times New Roman" w:hAnsi="Times New Roman" w:cs="Times New Roman"/>
          <w:sz w:val="24"/>
          <w:szCs w:val="24"/>
        </w:rPr>
        <w:t>An</w:t>
      </w:r>
      <w:proofErr w:type="gramEnd"/>
      <w:r w:rsidRPr="004A38FA">
        <w:rPr>
          <w:rFonts w:ascii="Times New Roman" w:hAnsi="Times New Roman" w:cs="Times New Roman"/>
          <w:sz w:val="24"/>
          <w:szCs w:val="24"/>
        </w:rPr>
        <w:t xml:space="preserve"> approach toward a rational classification of climate. </w:t>
      </w:r>
      <w:proofErr w:type="gramStart"/>
      <w:r w:rsidRPr="004A38FA">
        <w:rPr>
          <w:rFonts w:ascii="Times New Roman" w:hAnsi="Times New Roman" w:cs="Times New Roman"/>
          <w:sz w:val="24"/>
          <w:szCs w:val="24"/>
        </w:rPr>
        <w:t>G</w:t>
      </w:r>
      <w:r w:rsidR="005A1311" w:rsidRPr="004A38FA">
        <w:rPr>
          <w:rFonts w:ascii="Times New Roman" w:hAnsi="Times New Roman" w:cs="Times New Roman"/>
          <w:sz w:val="24"/>
          <w:szCs w:val="24"/>
        </w:rPr>
        <w:t>e</w:t>
      </w:r>
      <w:r w:rsidRPr="004A38FA">
        <w:rPr>
          <w:rFonts w:ascii="Times New Roman" w:hAnsi="Times New Roman" w:cs="Times New Roman"/>
          <w:sz w:val="24"/>
          <w:szCs w:val="24"/>
        </w:rPr>
        <w:t>o</w:t>
      </w:r>
      <w:r w:rsidR="005A1311" w:rsidRPr="004A38FA">
        <w:rPr>
          <w:rFonts w:ascii="Times New Roman" w:hAnsi="Times New Roman" w:cs="Times New Roman"/>
          <w:sz w:val="24"/>
          <w:szCs w:val="24"/>
        </w:rPr>
        <w:t>graphical review 38, 1, 55-94.</w:t>
      </w:r>
      <w:proofErr w:type="gramEnd"/>
    </w:p>
    <w:sectPr w:rsidR="005A2A4D" w:rsidRPr="004A38FA" w:rsidSect="001A18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WenQuanYi Micro Hei">
    <w:charset w:val="8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15D"/>
    <w:rsid w:val="000204AE"/>
    <w:rsid w:val="00021B04"/>
    <w:rsid w:val="00051C6C"/>
    <w:rsid w:val="0006203C"/>
    <w:rsid w:val="00087BAF"/>
    <w:rsid w:val="000B08D1"/>
    <w:rsid w:val="00100004"/>
    <w:rsid w:val="00161CE6"/>
    <w:rsid w:val="0017596C"/>
    <w:rsid w:val="001A1886"/>
    <w:rsid w:val="001C5C6E"/>
    <w:rsid w:val="001E6AA7"/>
    <w:rsid w:val="001F76C1"/>
    <w:rsid w:val="0026170E"/>
    <w:rsid w:val="00275688"/>
    <w:rsid w:val="00275F7F"/>
    <w:rsid w:val="002B037A"/>
    <w:rsid w:val="002F60C6"/>
    <w:rsid w:val="00310B98"/>
    <w:rsid w:val="00346B51"/>
    <w:rsid w:val="00383F6B"/>
    <w:rsid w:val="003D1C69"/>
    <w:rsid w:val="00401F67"/>
    <w:rsid w:val="00425C58"/>
    <w:rsid w:val="004417CB"/>
    <w:rsid w:val="00457129"/>
    <w:rsid w:val="004760EC"/>
    <w:rsid w:val="004835DB"/>
    <w:rsid w:val="004A38FA"/>
    <w:rsid w:val="004F313D"/>
    <w:rsid w:val="005270D4"/>
    <w:rsid w:val="00534EC0"/>
    <w:rsid w:val="00586F51"/>
    <w:rsid w:val="005A0C88"/>
    <w:rsid w:val="005A1311"/>
    <w:rsid w:val="005A2A4D"/>
    <w:rsid w:val="005B6EDA"/>
    <w:rsid w:val="005E6144"/>
    <w:rsid w:val="006371E3"/>
    <w:rsid w:val="00691097"/>
    <w:rsid w:val="006A4E31"/>
    <w:rsid w:val="006D0E3E"/>
    <w:rsid w:val="006D77A8"/>
    <w:rsid w:val="006E4547"/>
    <w:rsid w:val="00701B56"/>
    <w:rsid w:val="00727585"/>
    <w:rsid w:val="007B5E5D"/>
    <w:rsid w:val="007C46AE"/>
    <w:rsid w:val="007D0123"/>
    <w:rsid w:val="008660AA"/>
    <w:rsid w:val="0087470D"/>
    <w:rsid w:val="009023BE"/>
    <w:rsid w:val="00921B7D"/>
    <w:rsid w:val="00923A07"/>
    <w:rsid w:val="00943FE3"/>
    <w:rsid w:val="00965311"/>
    <w:rsid w:val="009717E8"/>
    <w:rsid w:val="0098320E"/>
    <w:rsid w:val="009A5A19"/>
    <w:rsid w:val="009C61D8"/>
    <w:rsid w:val="00A035DD"/>
    <w:rsid w:val="00A11327"/>
    <w:rsid w:val="00A2261B"/>
    <w:rsid w:val="00A335DE"/>
    <w:rsid w:val="00A4215D"/>
    <w:rsid w:val="00A62AA6"/>
    <w:rsid w:val="00A641D1"/>
    <w:rsid w:val="00AB7667"/>
    <w:rsid w:val="00AE65E9"/>
    <w:rsid w:val="00AF760F"/>
    <w:rsid w:val="00B14EA3"/>
    <w:rsid w:val="00B16D7B"/>
    <w:rsid w:val="00B63339"/>
    <w:rsid w:val="00BC07AB"/>
    <w:rsid w:val="00BE1126"/>
    <w:rsid w:val="00BE37BD"/>
    <w:rsid w:val="00BF68AF"/>
    <w:rsid w:val="00C56077"/>
    <w:rsid w:val="00C632A8"/>
    <w:rsid w:val="00C8176F"/>
    <w:rsid w:val="00C91558"/>
    <w:rsid w:val="00CC3FEB"/>
    <w:rsid w:val="00CC6AA4"/>
    <w:rsid w:val="00CD6455"/>
    <w:rsid w:val="00CE02B0"/>
    <w:rsid w:val="00D30112"/>
    <w:rsid w:val="00D414C9"/>
    <w:rsid w:val="00D72915"/>
    <w:rsid w:val="00D72FB0"/>
    <w:rsid w:val="00DA05C5"/>
    <w:rsid w:val="00E07606"/>
    <w:rsid w:val="00E25B4C"/>
    <w:rsid w:val="00E373C4"/>
    <w:rsid w:val="00F15E9D"/>
    <w:rsid w:val="00F47FE5"/>
    <w:rsid w:val="00F64425"/>
    <w:rsid w:val="00FE39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15D"/>
    <w:pPr>
      <w:suppressAutoHyphens/>
    </w:pPr>
    <w:rPr>
      <w:rFonts w:ascii="Calibri" w:eastAsia="Times New Roman" w:hAnsi="Calibri" w:cs="Calibri"/>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WW-Predeterminado">
    <w:name w:val="WW-Predeterminado"/>
    <w:rsid w:val="00A4215D"/>
    <w:pPr>
      <w:tabs>
        <w:tab w:val="left" w:pos="720"/>
      </w:tabs>
      <w:suppressAutoHyphens/>
    </w:pPr>
    <w:rPr>
      <w:rFonts w:ascii="Calibri" w:eastAsia="WenQuanYi Micro Hei" w:hAnsi="Calibri" w:cs="Calibri"/>
      <w:lang w:eastAsia="zh-CN"/>
    </w:rPr>
  </w:style>
  <w:style w:type="character" w:styleId="Hipervnculo">
    <w:name w:val="Hyperlink"/>
    <w:basedOn w:val="Fuentedeprrafopredeter"/>
    <w:uiPriority w:val="99"/>
    <w:unhideWhenUsed/>
    <w:rsid w:val="005E6144"/>
    <w:rPr>
      <w:color w:val="0000FF"/>
      <w:u w:val="single"/>
    </w:rPr>
  </w:style>
  <w:style w:type="paragraph" w:styleId="Textodeglobo">
    <w:name w:val="Balloon Text"/>
    <w:basedOn w:val="Normal"/>
    <w:link w:val="TextodegloboCar"/>
    <w:uiPriority w:val="99"/>
    <w:semiHidden/>
    <w:unhideWhenUsed/>
    <w:rsid w:val="00021B0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1B04"/>
    <w:rPr>
      <w:rFonts w:ascii="Tahoma" w:eastAsia="Times New Roman" w:hAnsi="Tahoma" w:cs="Tahoma"/>
      <w:sz w:val="16"/>
      <w:szCs w:val="16"/>
      <w:lang w:eastAsia="zh-CN"/>
    </w:rPr>
  </w:style>
  <w:style w:type="character" w:customStyle="1" w:styleId="object">
    <w:name w:val="object"/>
    <w:basedOn w:val="Fuentedeprrafopredeter"/>
    <w:rsid w:val="00B63339"/>
  </w:style>
  <w:style w:type="character" w:customStyle="1" w:styleId="object-hover">
    <w:name w:val="object-hover"/>
    <w:basedOn w:val="Fuentedeprrafopredeter"/>
    <w:rsid w:val="00B63339"/>
  </w:style>
  <w:style w:type="character" w:styleId="Refdecomentario">
    <w:name w:val="annotation reference"/>
    <w:basedOn w:val="Fuentedeprrafopredeter"/>
    <w:uiPriority w:val="99"/>
    <w:semiHidden/>
    <w:unhideWhenUsed/>
    <w:rsid w:val="0017596C"/>
    <w:rPr>
      <w:sz w:val="16"/>
      <w:szCs w:val="16"/>
    </w:rPr>
  </w:style>
  <w:style w:type="paragraph" w:styleId="Textocomentario">
    <w:name w:val="annotation text"/>
    <w:basedOn w:val="Normal"/>
    <w:link w:val="TextocomentarioCar"/>
    <w:uiPriority w:val="99"/>
    <w:semiHidden/>
    <w:unhideWhenUsed/>
    <w:rsid w:val="0017596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596C"/>
    <w:rPr>
      <w:rFonts w:ascii="Calibri" w:eastAsia="Times New Roman" w:hAnsi="Calibri" w:cs="Calibri"/>
      <w:sz w:val="20"/>
      <w:szCs w:val="20"/>
      <w:lang w:eastAsia="zh-CN"/>
    </w:rPr>
  </w:style>
  <w:style w:type="paragraph" w:styleId="Asuntodelcomentario">
    <w:name w:val="annotation subject"/>
    <w:basedOn w:val="Textocomentario"/>
    <w:next w:val="Textocomentario"/>
    <w:link w:val="AsuntodelcomentarioCar"/>
    <w:uiPriority w:val="99"/>
    <w:semiHidden/>
    <w:unhideWhenUsed/>
    <w:rsid w:val="0017596C"/>
    <w:rPr>
      <w:b/>
      <w:bCs/>
    </w:rPr>
  </w:style>
  <w:style w:type="character" w:customStyle="1" w:styleId="AsuntodelcomentarioCar">
    <w:name w:val="Asunto del comentario Car"/>
    <w:basedOn w:val="TextocomentarioCar"/>
    <w:link w:val="Asuntodelcomentario"/>
    <w:uiPriority w:val="99"/>
    <w:semiHidden/>
    <w:rsid w:val="0017596C"/>
    <w:rPr>
      <w:rFonts w:ascii="Calibri" w:eastAsia="Times New Roman" w:hAnsi="Calibri" w:cs="Calibri"/>
      <w:b/>
      <w:bCs/>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15D"/>
    <w:pPr>
      <w:suppressAutoHyphens/>
    </w:pPr>
    <w:rPr>
      <w:rFonts w:ascii="Calibri" w:eastAsia="Times New Roman" w:hAnsi="Calibri" w:cs="Calibri"/>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WW-Predeterminado">
    <w:name w:val="WW-Predeterminado"/>
    <w:rsid w:val="00A4215D"/>
    <w:pPr>
      <w:tabs>
        <w:tab w:val="left" w:pos="720"/>
      </w:tabs>
      <w:suppressAutoHyphens/>
    </w:pPr>
    <w:rPr>
      <w:rFonts w:ascii="Calibri" w:eastAsia="WenQuanYi Micro Hei" w:hAnsi="Calibri" w:cs="Calibri"/>
      <w:lang w:eastAsia="zh-CN"/>
    </w:rPr>
  </w:style>
  <w:style w:type="character" w:styleId="Hipervnculo">
    <w:name w:val="Hyperlink"/>
    <w:basedOn w:val="Fuentedeprrafopredeter"/>
    <w:uiPriority w:val="99"/>
    <w:unhideWhenUsed/>
    <w:rsid w:val="005E6144"/>
    <w:rPr>
      <w:color w:val="0000FF"/>
      <w:u w:val="single"/>
    </w:rPr>
  </w:style>
  <w:style w:type="paragraph" w:styleId="Textodeglobo">
    <w:name w:val="Balloon Text"/>
    <w:basedOn w:val="Normal"/>
    <w:link w:val="TextodegloboCar"/>
    <w:uiPriority w:val="99"/>
    <w:semiHidden/>
    <w:unhideWhenUsed/>
    <w:rsid w:val="00021B0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1B04"/>
    <w:rPr>
      <w:rFonts w:ascii="Tahoma" w:eastAsia="Times New Roman" w:hAnsi="Tahoma" w:cs="Tahoma"/>
      <w:sz w:val="16"/>
      <w:szCs w:val="16"/>
      <w:lang w:eastAsia="zh-CN"/>
    </w:rPr>
  </w:style>
  <w:style w:type="character" w:customStyle="1" w:styleId="object">
    <w:name w:val="object"/>
    <w:basedOn w:val="Fuentedeprrafopredeter"/>
    <w:rsid w:val="00B63339"/>
  </w:style>
  <w:style w:type="character" w:customStyle="1" w:styleId="object-hover">
    <w:name w:val="object-hover"/>
    <w:basedOn w:val="Fuentedeprrafopredeter"/>
    <w:rsid w:val="00B63339"/>
  </w:style>
  <w:style w:type="character" w:styleId="Refdecomentario">
    <w:name w:val="annotation reference"/>
    <w:basedOn w:val="Fuentedeprrafopredeter"/>
    <w:uiPriority w:val="99"/>
    <w:semiHidden/>
    <w:unhideWhenUsed/>
    <w:rsid w:val="0017596C"/>
    <w:rPr>
      <w:sz w:val="16"/>
      <w:szCs w:val="16"/>
    </w:rPr>
  </w:style>
  <w:style w:type="paragraph" w:styleId="Textocomentario">
    <w:name w:val="annotation text"/>
    <w:basedOn w:val="Normal"/>
    <w:link w:val="TextocomentarioCar"/>
    <w:uiPriority w:val="99"/>
    <w:semiHidden/>
    <w:unhideWhenUsed/>
    <w:rsid w:val="0017596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596C"/>
    <w:rPr>
      <w:rFonts w:ascii="Calibri" w:eastAsia="Times New Roman" w:hAnsi="Calibri" w:cs="Calibri"/>
      <w:sz w:val="20"/>
      <w:szCs w:val="20"/>
      <w:lang w:eastAsia="zh-CN"/>
    </w:rPr>
  </w:style>
  <w:style w:type="paragraph" w:styleId="Asuntodelcomentario">
    <w:name w:val="annotation subject"/>
    <w:basedOn w:val="Textocomentario"/>
    <w:next w:val="Textocomentario"/>
    <w:link w:val="AsuntodelcomentarioCar"/>
    <w:uiPriority w:val="99"/>
    <w:semiHidden/>
    <w:unhideWhenUsed/>
    <w:rsid w:val="0017596C"/>
    <w:rPr>
      <w:b/>
      <w:bCs/>
    </w:rPr>
  </w:style>
  <w:style w:type="character" w:customStyle="1" w:styleId="AsuntodelcomentarioCar">
    <w:name w:val="Asunto del comentario Car"/>
    <w:basedOn w:val="TextocomentarioCar"/>
    <w:link w:val="Asuntodelcomentario"/>
    <w:uiPriority w:val="99"/>
    <w:semiHidden/>
    <w:rsid w:val="0017596C"/>
    <w:rPr>
      <w:rFonts w:ascii="Calibri" w:eastAsia="Times New Roman" w:hAnsi="Calibri" w:cs="Calibri"/>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216139">
      <w:bodyDiv w:val="1"/>
      <w:marLeft w:val="0"/>
      <w:marRight w:val="0"/>
      <w:marTop w:val="0"/>
      <w:marBottom w:val="0"/>
      <w:divBdr>
        <w:top w:val="none" w:sz="0" w:space="0" w:color="auto"/>
        <w:left w:val="none" w:sz="0" w:space="0" w:color="auto"/>
        <w:bottom w:val="none" w:sz="0" w:space="0" w:color="auto"/>
        <w:right w:val="none" w:sz="0" w:space="0" w:color="auto"/>
      </w:divBdr>
      <w:divsChild>
        <w:div w:id="794566342">
          <w:marLeft w:val="0"/>
          <w:marRight w:val="0"/>
          <w:marTop w:val="0"/>
          <w:marBottom w:val="0"/>
          <w:divBdr>
            <w:top w:val="none" w:sz="0" w:space="0" w:color="auto"/>
            <w:left w:val="none" w:sz="0" w:space="0" w:color="auto"/>
            <w:bottom w:val="none" w:sz="0" w:space="0" w:color="auto"/>
            <w:right w:val="none" w:sz="0" w:space="0" w:color="auto"/>
          </w:divBdr>
          <w:divsChild>
            <w:div w:id="8940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64">
      <w:bodyDiv w:val="1"/>
      <w:marLeft w:val="0"/>
      <w:marRight w:val="0"/>
      <w:marTop w:val="0"/>
      <w:marBottom w:val="0"/>
      <w:divBdr>
        <w:top w:val="none" w:sz="0" w:space="0" w:color="auto"/>
        <w:left w:val="none" w:sz="0" w:space="0" w:color="auto"/>
        <w:bottom w:val="none" w:sz="0" w:space="0" w:color="auto"/>
        <w:right w:val="none" w:sz="0" w:space="0" w:color="auto"/>
      </w:divBdr>
      <w:divsChild>
        <w:div w:id="670914">
          <w:marLeft w:val="0"/>
          <w:marRight w:val="0"/>
          <w:marTop w:val="0"/>
          <w:marBottom w:val="0"/>
          <w:divBdr>
            <w:top w:val="none" w:sz="0" w:space="0" w:color="auto"/>
            <w:left w:val="none" w:sz="0" w:space="0" w:color="auto"/>
            <w:bottom w:val="none" w:sz="0" w:space="0" w:color="auto"/>
            <w:right w:val="none" w:sz="0" w:space="0" w:color="auto"/>
          </w:divBdr>
        </w:div>
        <w:div w:id="1951357059">
          <w:marLeft w:val="0"/>
          <w:marRight w:val="0"/>
          <w:marTop w:val="0"/>
          <w:marBottom w:val="0"/>
          <w:divBdr>
            <w:top w:val="none" w:sz="0" w:space="0" w:color="auto"/>
            <w:left w:val="none" w:sz="0" w:space="0" w:color="auto"/>
            <w:bottom w:val="none" w:sz="0" w:space="0" w:color="auto"/>
            <w:right w:val="none" w:sz="0" w:space="0" w:color="auto"/>
          </w:divBdr>
        </w:div>
        <w:div w:id="862085707">
          <w:marLeft w:val="0"/>
          <w:marRight w:val="0"/>
          <w:marTop w:val="0"/>
          <w:marBottom w:val="0"/>
          <w:divBdr>
            <w:top w:val="none" w:sz="0" w:space="0" w:color="auto"/>
            <w:left w:val="none" w:sz="0" w:space="0" w:color="auto"/>
            <w:bottom w:val="none" w:sz="0" w:space="0" w:color="auto"/>
            <w:right w:val="none" w:sz="0" w:space="0" w:color="auto"/>
          </w:divBdr>
        </w:div>
        <w:div w:id="1843348323">
          <w:marLeft w:val="0"/>
          <w:marRight w:val="0"/>
          <w:marTop w:val="0"/>
          <w:marBottom w:val="0"/>
          <w:divBdr>
            <w:top w:val="none" w:sz="0" w:space="0" w:color="auto"/>
            <w:left w:val="none" w:sz="0" w:space="0" w:color="auto"/>
            <w:bottom w:val="none" w:sz="0" w:space="0" w:color="auto"/>
            <w:right w:val="none" w:sz="0" w:space="0" w:color="auto"/>
          </w:divBdr>
        </w:div>
      </w:divsChild>
    </w:div>
    <w:div w:id="1080978739">
      <w:bodyDiv w:val="1"/>
      <w:marLeft w:val="0"/>
      <w:marRight w:val="0"/>
      <w:marTop w:val="0"/>
      <w:marBottom w:val="0"/>
      <w:divBdr>
        <w:top w:val="none" w:sz="0" w:space="0" w:color="auto"/>
        <w:left w:val="none" w:sz="0" w:space="0" w:color="auto"/>
        <w:bottom w:val="none" w:sz="0" w:space="0" w:color="auto"/>
        <w:right w:val="none" w:sz="0" w:space="0" w:color="auto"/>
      </w:divBdr>
      <w:divsChild>
        <w:div w:id="1226918362">
          <w:marLeft w:val="0"/>
          <w:marRight w:val="0"/>
          <w:marTop w:val="0"/>
          <w:marBottom w:val="0"/>
          <w:divBdr>
            <w:top w:val="none" w:sz="0" w:space="0" w:color="auto"/>
            <w:left w:val="none" w:sz="0" w:space="0" w:color="auto"/>
            <w:bottom w:val="none" w:sz="0" w:space="0" w:color="auto"/>
            <w:right w:val="none" w:sz="0" w:space="0" w:color="auto"/>
          </w:divBdr>
          <w:divsChild>
            <w:div w:id="15765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538">
      <w:bodyDiv w:val="1"/>
      <w:marLeft w:val="0"/>
      <w:marRight w:val="0"/>
      <w:marTop w:val="0"/>
      <w:marBottom w:val="0"/>
      <w:divBdr>
        <w:top w:val="none" w:sz="0" w:space="0" w:color="auto"/>
        <w:left w:val="none" w:sz="0" w:space="0" w:color="auto"/>
        <w:bottom w:val="none" w:sz="0" w:space="0" w:color="auto"/>
        <w:right w:val="none" w:sz="0" w:space="0" w:color="auto"/>
      </w:divBdr>
      <w:divsChild>
        <w:div w:id="917598808">
          <w:marLeft w:val="0"/>
          <w:marRight w:val="0"/>
          <w:marTop w:val="0"/>
          <w:marBottom w:val="0"/>
          <w:divBdr>
            <w:top w:val="none" w:sz="0" w:space="0" w:color="auto"/>
            <w:left w:val="none" w:sz="0" w:space="0" w:color="auto"/>
            <w:bottom w:val="none" w:sz="0" w:space="0" w:color="auto"/>
            <w:right w:val="none" w:sz="0" w:space="0" w:color="auto"/>
          </w:divBdr>
          <w:divsChild>
            <w:div w:id="21393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1182">
      <w:bodyDiv w:val="1"/>
      <w:marLeft w:val="0"/>
      <w:marRight w:val="0"/>
      <w:marTop w:val="0"/>
      <w:marBottom w:val="0"/>
      <w:divBdr>
        <w:top w:val="none" w:sz="0" w:space="0" w:color="auto"/>
        <w:left w:val="none" w:sz="0" w:space="0" w:color="auto"/>
        <w:bottom w:val="none" w:sz="0" w:space="0" w:color="auto"/>
        <w:right w:val="none" w:sz="0" w:space="0" w:color="auto"/>
      </w:divBdr>
      <w:divsChild>
        <w:div w:id="794831667">
          <w:marLeft w:val="0"/>
          <w:marRight w:val="0"/>
          <w:marTop w:val="0"/>
          <w:marBottom w:val="0"/>
          <w:divBdr>
            <w:top w:val="none" w:sz="0" w:space="0" w:color="auto"/>
            <w:left w:val="none" w:sz="0" w:space="0" w:color="auto"/>
            <w:bottom w:val="none" w:sz="0" w:space="0" w:color="auto"/>
            <w:right w:val="none" w:sz="0" w:space="0" w:color="auto"/>
          </w:divBdr>
          <w:divsChild>
            <w:div w:id="12948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2176">
      <w:bodyDiv w:val="1"/>
      <w:marLeft w:val="0"/>
      <w:marRight w:val="0"/>
      <w:marTop w:val="0"/>
      <w:marBottom w:val="0"/>
      <w:divBdr>
        <w:top w:val="none" w:sz="0" w:space="0" w:color="auto"/>
        <w:left w:val="none" w:sz="0" w:space="0" w:color="auto"/>
        <w:bottom w:val="none" w:sz="0" w:space="0" w:color="auto"/>
        <w:right w:val="none" w:sz="0" w:space="0" w:color="auto"/>
      </w:divBdr>
      <w:divsChild>
        <w:div w:id="740904901">
          <w:marLeft w:val="0"/>
          <w:marRight w:val="0"/>
          <w:marTop w:val="0"/>
          <w:marBottom w:val="0"/>
          <w:divBdr>
            <w:top w:val="none" w:sz="0" w:space="0" w:color="auto"/>
            <w:left w:val="none" w:sz="0" w:space="0" w:color="auto"/>
            <w:bottom w:val="none" w:sz="0" w:space="0" w:color="auto"/>
            <w:right w:val="none" w:sz="0" w:space="0" w:color="auto"/>
          </w:divBdr>
          <w:divsChild>
            <w:div w:id="4641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4143">
      <w:bodyDiv w:val="1"/>
      <w:marLeft w:val="0"/>
      <w:marRight w:val="0"/>
      <w:marTop w:val="0"/>
      <w:marBottom w:val="0"/>
      <w:divBdr>
        <w:top w:val="none" w:sz="0" w:space="0" w:color="auto"/>
        <w:left w:val="none" w:sz="0" w:space="0" w:color="auto"/>
        <w:bottom w:val="none" w:sz="0" w:space="0" w:color="auto"/>
        <w:right w:val="none" w:sz="0" w:space="0" w:color="auto"/>
      </w:divBdr>
      <w:divsChild>
        <w:div w:id="353924650">
          <w:marLeft w:val="0"/>
          <w:marRight w:val="0"/>
          <w:marTop w:val="0"/>
          <w:marBottom w:val="0"/>
          <w:divBdr>
            <w:top w:val="none" w:sz="0" w:space="0" w:color="auto"/>
            <w:left w:val="none" w:sz="0" w:space="0" w:color="auto"/>
            <w:bottom w:val="none" w:sz="0" w:space="0" w:color="auto"/>
            <w:right w:val="none" w:sz="0" w:space="0" w:color="auto"/>
          </w:divBdr>
        </w:div>
        <w:div w:id="1441028167">
          <w:marLeft w:val="0"/>
          <w:marRight w:val="0"/>
          <w:marTop w:val="0"/>
          <w:marBottom w:val="0"/>
          <w:divBdr>
            <w:top w:val="none" w:sz="0" w:space="0" w:color="auto"/>
            <w:left w:val="none" w:sz="0" w:space="0" w:color="auto"/>
            <w:bottom w:val="none" w:sz="0" w:space="0" w:color="auto"/>
            <w:right w:val="none" w:sz="0" w:space="0" w:color="auto"/>
          </w:divBdr>
        </w:div>
        <w:div w:id="1120295297">
          <w:marLeft w:val="0"/>
          <w:marRight w:val="0"/>
          <w:marTop w:val="0"/>
          <w:marBottom w:val="0"/>
          <w:divBdr>
            <w:top w:val="none" w:sz="0" w:space="0" w:color="auto"/>
            <w:left w:val="none" w:sz="0" w:space="0" w:color="auto"/>
            <w:bottom w:val="none" w:sz="0" w:space="0" w:color="auto"/>
            <w:right w:val="none" w:sz="0" w:space="0" w:color="auto"/>
          </w:divBdr>
        </w:div>
      </w:divsChild>
    </w:div>
    <w:div w:id="210410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i.org.mx/geo/contenidos/recnat/edafologia/vectorial_serieII.aspx"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ww.inegi.org.mx/geo/contenidos/recnat/edafologia/vectorial_serieI.aspx"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orldgrids.org/doku.php?id=wiki:layer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DFA98-F8D2-411B-AC43-8B33CE5B1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Pages>
  <Words>2497</Words>
  <Characters>14237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CONABIO</dc:creator>
  <cp:lastModifiedBy>Usuario CONABIO</cp:lastModifiedBy>
  <cp:revision>3</cp:revision>
  <dcterms:created xsi:type="dcterms:W3CDTF">2014-09-01T21:35:00Z</dcterms:created>
  <dcterms:modified xsi:type="dcterms:W3CDTF">2014-09-01T22:46:00Z</dcterms:modified>
</cp:coreProperties>
</file>